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DFF2E" w14:textId="0D654C5C" w:rsidR="00D0727D" w:rsidRDefault="00D0727D" w:rsidP="00D0727D">
      <w:pPr>
        <w:spacing w:after="160" w:line="278" w:lineRule="auto"/>
        <w:ind w:left="720" w:hanging="360"/>
      </w:pPr>
      <w:r>
        <w:t>Science Magazine Article Guidelines</w:t>
      </w:r>
    </w:p>
    <w:p w14:paraId="2CD46BF8" w14:textId="77DD0A29" w:rsidR="00D0727D" w:rsidRDefault="00D0727D" w:rsidP="00D0727D">
      <w:pPr>
        <w:pStyle w:val="ListParagraph"/>
        <w:numPr>
          <w:ilvl w:val="0"/>
          <w:numId w:val="1"/>
        </w:numPr>
        <w:spacing w:after="160" w:line="278" w:lineRule="auto"/>
      </w:pPr>
      <w:hyperlink r:id="rId5" w:history="1">
        <w:r w:rsidRPr="00F730D5">
          <w:rPr>
            <w:rStyle w:val="Hyperlink"/>
          </w:rPr>
          <w:t>https://www-science-org.ezproxy1.library.arizona.edu/content/page/science-information-authors</w:t>
        </w:r>
      </w:hyperlink>
    </w:p>
    <w:p w14:paraId="2ACE36E6" w14:textId="40C6FC93" w:rsidR="00D0727D" w:rsidRDefault="00D0727D" w:rsidP="00D0727D">
      <w:pPr>
        <w:pStyle w:val="ListParagraph"/>
        <w:numPr>
          <w:ilvl w:val="0"/>
          <w:numId w:val="1"/>
        </w:numPr>
        <w:spacing w:after="160" w:line="278" w:lineRule="auto"/>
      </w:pPr>
      <w:r w:rsidRPr="00D0727D">
        <w:t xml:space="preserve">Research Articles should not exceed 3000 words (for the main text), plus an abstract, 3 to 5 display items (figures or tables) with brief legends, about 50 main-text references, and a structured acknowledgments section. </w:t>
      </w:r>
    </w:p>
    <w:p w14:paraId="209AFB19" w14:textId="77777777" w:rsidR="00D0727D" w:rsidRDefault="00D0727D" w:rsidP="00D0727D">
      <w:pPr>
        <w:pStyle w:val="ListParagraph"/>
        <w:numPr>
          <w:ilvl w:val="0"/>
          <w:numId w:val="1"/>
        </w:numPr>
        <w:spacing w:after="160" w:line="278" w:lineRule="auto"/>
      </w:pPr>
      <w:r w:rsidRPr="00D0727D">
        <w:t xml:space="preserve">The main text should be divided into sections with brief subheadings. </w:t>
      </w:r>
    </w:p>
    <w:p w14:paraId="2AC67F78" w14:textId="77777777" w:rsidR="00D0727D" w:rsidRDefault="00D0727D" w:rsidP="00D0727D">
      <w:pPr>
        <w:pStyle w:val="ListParagraph"/>
        <w:numPr>
          <w:ilvl w:val="0"/>
          <w:numId w:val="1"/>
        </w:numPr>
        <w:spacing w:after="160" w:line="278" w:lineRule="auto"/>
      </w:pPr>
      <w:r w:rsidRPr="00D0727D">
        <w:t xml:space="preserve">Materials and Methods should be included in supplementary materials and must provide sufficient detail to allow replication of the study. This should be followed by additional data and figures needed to support the paper’s conclusions. </w:t>
      </w:r>
    </w:p>
    <w:p w14:paraId="6F9186E8" w14:textId="77777777" w:rsidR="00F6293B" w:rsidRDefault="00D0727D" w:rsidP="00D0727D">
      <w:pPr>
        <w:pStyle w:val="ListParagraph"/>
        <w:numPr>
          <w:ilvl w:val="0"/>
          <w:numId w:val="1"/>
        </w:numPr>
        <w:spacing w:after="160" w:line="278" w:lineRule="auto"/>
      </w:pPr>
      <w:r w:rsidRPr="00D0727D">
        <w:t>All data must be available in either the main text or the supplementary materials or must be deposited at a publicly accessible repository and cited in the paper. For more on our open data policy, including information on our partnership with Dryad, please see the “Data and Code Deposition” section of our Editorial Policies.</w:t>
      </w:r>
    </w:p>
    <w:p w14:paraId="149C9DFD" w14:textId="77777777" w:rsidR="00F6293B" w:rsidRDefault="00F6293B">
      <w:pPr>
        <w:spacing w:after="160" w:line="278" w:lineRule="auto"/>
      </w:pPr>
      <w:r>
        <w:br w:type="page"/>
      </w:r>
    </w:p>
    <w:p w14:paraId="221C156D" w14:textId="77777777" w:rsidR="00F6293B" w:rsidRDefault="00F6293B" w:rsidP="00F6293B">
      <w:pPr>
        <w:spacing w:after="160" w:line="278" w:lineRule="auto"/>
      </w:pPr>
      <w:r>
        <w:rPr>
          <w:b/>
          <w:bCs/>
          <w:u w:val="single"/>
        </w:rPr>
        <w:lastRenderedPageBreak/>
        <w:t>Article title:</w:t>
      </w:r>
      <w:r w:rsidRPr="00F6293B">
        <w:rPr>
          <w:b/>
          <w:bCs/>
        </w:rPr>
        <w:t xml:space="preserve"> </w:t>
      </w:r>
      <w:r w:rsidRPr="00F6293B">
        <w:t>Rapid Evolutionary Response to a Virulent, Introduced Parasite in Darwin’s Finches</w:t>
      </w:r>
    </w:p>
    <w:p w14:paraId="500181A9" w14:textId="0A548FCA" w:rsidR="00F6293B" w:rsidRDefault="00F6293B" w:rsidP="00F6293B">
      <w:pPr>
        <w:spacing w:after="160" w:line="278" w:lineRule="auto"/>
      </w:pPr>
      <w:r w:rsidRPr="00A56565">
        <w:rPr>
          <w:b/>
          <w:bCs/>
          <w:u w:val="single"/>
        </w:rPr>
        <w:t>Authors:</w:t>
      </w:r>
      <w:r>
        <w:t xml:space="preserve"> Danny Jackson</w:t>
      </w:r>
      <w:r w:rsidR="00A56565">
        <w:rPr>
          <w:vertAlign w:val="superscript"/>
        </w:rPr>
        <w:t>1*</w:t>
      </w:r>
      <w:r>
        <w:t>, Logan Vossler</w:t>
      </w:r>
      <w:r w:rsidR="00A56565">
        <w:rPr>
          <w:vertAlign w:val="superscript"/>
        </w:rPr>
        <w:t>1</w:t>
      </w:r>
      <w:r>
        <w:t>, Leonardo Campagna</w:t>
      </w:r>
      <w:r w:rsidR="00A56565">
        <w:rPr>
          <w:vertAlign w:val="superscript"/>
        </w:rPr>
        <w:t>2</w:t>
      </w:r>
      <w:r>
        <w:t>, Sangeet Lamichhaney</w:t>
      </w:r>
      <w:r w:rsidR="00A56565">
        <w:rPr>
          <w:vertAlign w:val="superscript"/>
        </w:rPr>
        <w:t>3</w:t>
      </w:r>
      <w:r>
        <w:t>, Jessica Rick</w:t>
      </w:r>
      <w:r w:rsidR="00A56565">
        <w:rPr>
          <w:vertAlign w:val="superscript"/>
        </w:rPr>
        <w:t>1</w:t>
      </w:r>
      <w:r>
        <w:t xml:space="preserve">, </w:t>
      </w:r>
      <w:r w:rsidR="00941224">
        <w:t>Birgit Fessl</w:t>
      </w:r>
      <w:r w:rsidR="00941224">
        <w:rPr>
          <w:vertAlign w:val="superscript"/>
        </w:rPr>
        <w:t>4</w:t>
      </w:r>
      <w:r w:rsidR="00941224" w:rsidRPr="00C53B0A">
        <w:t>,</w:t>
      </w:r>
      <w:r w:rsidR="00941224">
        <w:t xml:space="preserve"> </w:t>
      </w:r>
      <w:r>
        <w:t>Sabrina McNew</w:t>
      </w:r>
      <w:r w:rsidR="00A56565">
        <w:rPr>
          <w:vertAlign w:val="superscript"/>
        </w:rPr>
        <w:t>1</w:t>
      </w:r>
    </w:p>
    <w:p w14:paraId="34921944" w14:textId="753C84F0" w:rsidR="00A56565" w:rsidRDefault="00A56565" w:rsidP="00F6293B">
      <w:pPr>
        <w:spacing w:after="160" w:line="278" w:lineRule="auto"/>
      </w:pPr>
      <w:r>
        <w:t>Author affiliations:</w:t>
      </w:r>
    </w:p>
    <w:p w14:paraId="76F18836" w14:textId="1A6C0253" w:rsidR="00A56565" w:rsidRDefault="00A56565" w:rsidP="00A56565">
      <w:pPr>
        <w:pStyle w:val="ListParagraph"/>
        <w:numPr>
          <w:ilvl w:val="0"/>
          <w:numId w:val="3"/>
        </w:numPr>
        <w:spacing w:after="160" w:line="278" w:lineRule="auto"/>
      </w:pPr>
      <w:r>
        <w:t>University of Arizona, Department of Ecology and Evolutionary Biology and School of Natural Resources and the Environment, Tucson, Arizona, USA</w:t>
      </w:r>
    </w:p>
    <w:p w14:paraId="48C59DE5" w14:textId="07ABB5CC" w:rsidR="00A56565" w:rsidRDefault="00A56565" w:rsidP="00A56565">
      <w:pPr>
        <w:pStyle w:val="ListParagraph"/>
        <w:numPr>
          <w:ilvl w:val="0"/>
          <w:numId w:val="3"/>
        </w:numPr>
        <w:spacing w:after="160" w:line="278" w:lineRule="auto"/>
      </w:pPr>
      <w:r w:rsidRPr="00A56565">
        <w:t>Department of Ecology &amp; Evolutionary</w:t>
      </w:r>
      <w:r>
        <w:t xml:space="preserve"> </w:t>
      </w:r>
      <w:r w:rsidRPr="00A56565">
        <w:t>Biology and Cornell Lab of Ornithology,</w:t>
      </w:r>
      <w:r>
        <w:t xml:space="preserve"> </w:t>
      </w:r>
      <w:r w:rsidRPr="00A56565">
        <w:t>Cornell University, Ithaca, New York, US</w:t>
      </w:r>
      <w:r>
        <w:t>A</w:t>
      </w:r>
    </w:p>
    <w:p w14:paraId="73181ADD" w14:textId="36B13EDE" w:rsidR="00A56565" w:rsidRDefault="00A56565" w:rsidP="00A56565">
      <w:pPr>
        <w:pStyle w:val="ListParagraph"/>
        <w:numPr>
          <w:ilvl w:val="0"/>
          <w:numId w:val="3"/>
        </w:numPr>
        <w:spacing w:after="160" w:line="278" w:lineRule="auto"/>
      </w:pPr>
      <w:r>
        <w:t xml:space="preserve">Kent State University, Department of Biological Sciences, </w:t>
      </w:r>
      <w:r w:rsidRPr="00A56565">
        <w:t>Kent, OH, USA</w:t>
      </w:r>
    </w:p>
    <w:p w14:paraId="1171BBC0" w14:textId="7524BEF3" w:rsidR="00941224" w:rsidRDefault="00941224" w:rsidP="00A56565">
      <w:pPr>
        <w:pStyle w:val="ListParagraph"/>
        <w:numPr>
          <w:ilvl w:val="0"/>
          <w:numId w:val="3"/>
        </w:numPr>
        <w:spacing w:after="160" w:line="278" w:lineRule="auto"/>
      </w:pPr>
      <w:r>
        <w:t>Charles Darwin Research Station, Charles Darwin Foundation, Puerto Ayora, Ecuador</w:t>
      </w:r>
    </w:p>
    <w:p w14:paraId="245BD756" w14:textId="77777777" w:rsidR="00A56565" w:rsidRDefault="00A56565" w:rsidP="00F6293B">
      <w:pPr>
        <w:spacing w:after="160" w:line="278" w:lineRule="auto"/>
        <w:rPr>
          <w:b/>
          <w:bCs/>
          <w:u w:val="single"/>
        </w:rPr>
      </w:pPr>
    </w:p>
    <w:p w14:paraId="5D51C3B7" w14:textId="77777777" w:rsidR="006D3CAB" w:rsidRPr="00677E2C" w:rsidRDefault="00A56565" w:rsidP="00F6293B">
      <w:pPr>
        <w:spacing w:after="160" w:line="278" w:lineRule="auto"/>
        <w:rPr>
          <w:b/>
          <w:bCs/>
          <w:u w:val="single"/>
        </w:rPr>
      </w:pPr>
      <w:r w:rsidRPr="00677E2C">
        <w:rPr>
          <w:b/>
          <w:bCs/>
          <w:u w:val="single"/>
        </w:rPr>
        <w:t>Acknowledgements:</w:t>
      </w:r>
    </w:p>
    <w:p w14:paraId="163E56D0" w14:textId="32CE2A3D" w:rsidR="006D3CAB" w:rsidRPr="00677E2C" w:rsidRDefault="00677E2C" w:rsidP="00F6293B">
      <w:pPr>
        <w:spacing w:after="160" w:line="278" w:lineRule="auto"/>
        <w:rPr>
          <w:ins w:id="0" w:author="Danny Jackson (Student)" w:date="2025-06-24T12:29:00Z" w16du:dateUtc="2025-06-24T19:29:00Z"/>
          <w:rPrChange w:id="1" w:author="Danny Jackson (Student)" w:date="2025-06-24T12:34:00Z" w16du:dateUtc="2025-06-24T19:34:00Z">
            <w:rPr>
              <w:ins w:id="2" w:author="Danny Jackson (Student)" w:date="2025-06-24T12:29:00Z" w16du:dateUtc="2025-06-24T19:29:00Z"/>
              <w:b/>
              <w:bCs/>
              <w:u w:val="single"/>
            </w:rPr>
          </w:rPrChange>
        </w:rPr>
      </w:pPr>
      <w:ins w:id="3" w:author="Danny Jackson (Student)" w:date="2025-06-24T12:29:00Z" w16du:dateUtc="2025-06-24T19:29:00Z">
        <w:r w:rsidRPr="00677E2C">
          <w:rPr>
            <w:u w:val="single"/>
            <w:rPrChange w:id="4" w:author="Danny Jackson (Student)" w:date="2025-06-24T12:30:00Z" w16du:dateUtc="2025-06-24T19:30:00Z">
              <w:rPr>
                <w:b/>
                <w:bCs/>
                <w:u w:val="single"/>
              </w:rPr>
            </w:rPrChange>
          </w:rPr>
          <w:t>Funding:</w:t>
        </w:r>
      </w:ins>
      <w:ins w:id="5" w:author="Danny Jackson (Student)" w:date="2025-06-24T12:35:00Z" w16du:dateUtc="2025-06-24T19:35:00Z">
        <w:r w:rsidRPr="00677E2C">
          <w:rPr>
            <w:rPrChange w:id="6" w:author="Danny Jackson (Student)" w:date="2025-06-24T12:35:00Z" w16du:dateUtc="2025-06-24T19:35:00Z">
              <w:rPr>
                <w:u w:val="single"/>
              </w:rPr>
            </w:rPrChange>
          </w:rPr>
          <w:t xml:space="preserve"> </w:t>
        </w:r>
        <w:r>
          <w:t xml:space="preserve">D.J. and project costs were supported by start-up funding for S.M. through the University of Arizona. </w:t>
        </w:r>
      </w:ins>
    </w:p>
    <w:p w14:paraId="5D694310" w14:textId="2354A891" w:rsidR="00677E2C" w:rsidRDefault="00677E2C" w:rsidP="00F6293B">
      <w:pPr>
        <w:spacing w:after="160" w:line="278" w:lineRule="auto"/>
        <w:rPr>
          <w:ins w:id="7" w:author="Danny Jackson (Student)" w:date="2025-06-24T12:31:00Z" w16du:dateUtc="2025-06-24T19:31:00Z"/>
        </w:rPr>
      </w:pPr>
      <w:ins w:id="8" w:author="Danny Jackson (Student)" w:date="2025-06-24T12:29:00Z" w16du:dateUtc="2025-06-24T19:29:00Z">
        <w:r w:rsidRPr="00677E2C">
          <w:rPr>
            <w:u w:val="single"/>
            <w:rPrChange w:id="9" w:author="Danny Jackson (Student)" w:date="2025-06-24T12:30:00Z" w16du:dateUtc="2025-06-24T19:30:00Z">
              <w:rPr>
                <w:b/>
                <w:bCs/>
                <w:u w:val="single"/>
              </w:rPr>
            </w:rPrChange>
          </w:rPr>
          <w:t>Author contributions</w:t>
        </w:r>
      </w:ins>
      <w:ins w:id="10" w:author="Danny Jackson (Student)" w:date="2025-06-24T12:30:00Z" w16du:dateUtc="2025-06-24T19:30:00Z">
        <w:r>
          <w:rPr>
            <w:u w:val="single"/>
          </w:rPr>
          <w:t>:</w:t>
        </w:r>
        <w:r w:rsidRPr="00677E2C">
          <w:rPr>
            <w:rPrChange w:id="11" w:author="Danny Jackson (Student)" w:date="2025-06-24T12:30:00Z" w16du:dateUtc="2025-06-24T19:30:00Z">
              <w:rPr>
                <w:u w:val="single"/>
              </w:rPr>
            </w:rPrChange>
          </w:rPr>
          <w:t xml:space="preserve"> </w:t>
        </w:r>
        <w:r>
          <w:t>Conceptualization: S.M. and D.J.</w:t>
        </w:r>
      </w:ins>
      <w:ins w:id="12" w:author="Danny Jackson (Student)" w:date="2025-06-24T12:32:00Z" w16du:dateUtc="2025-06-24T19:32:00Z">
        <w:r>
          <w:t xml:space="preserve"> </w:t>
        </w:r>
      </w:ins>
      <w:ins w:id="13" w:author="Danny Jackson (Student)" w:date="2025-06-24T12:30:00Z" w16du:dateUtc="2025-06-24T19:30:00Z">
        <w:r w:rsidRPr="00677E2C">
          <w:t>Methodology:</w:t>
        </w:r>
      </w:ins>
      <w:ins w:id="14" w:author="Danny Jackson (Student)" w:date="2025-06-24T12:32:00Z" w16du:dateUtc="2025-06-24T19:32:00Z">
        <w:r>
          <w:t xml:space="preserve"> S.M., D.J., J.R.</w:t>
        </w:r>
      </w:ins>
      <w:ins w:id="15" w:author="Danny Jackson (Student)" w:date="2025-06-24T12:33:00Z" w16du:dateUtc="2025-06-24T19:33:00Z">
        <w:r>
          <w:t xml:space="preserve"> </w:t>
        </w:r>
      </w:ins>
      <w:ins w:id="16" w:author="Danny Jackson (Student)" w:date="2025-06-24T12:30:00Z" w16du:dateUtc="2025-06-24T19:30:00Z">
        <w:r w:rsidRPr="00677E2C">
          <w:t xml:space="preserve">Investigation: </w:t>
        </w:r>
      </w:ins>
      <w:ins w:id="17" w:author="Danny Jackson (Student)" w:date="2025-06-24T12:33:00Z" w16du:dateUtc="2025-06-24T19:33:00Z">
        <w:r>
          <w:t xml:space="preserve">D.J., L.V. </w:t>
        </w:r>
      </w:ins>
      <w:ins w:id="18" w:author="Danny Jackson (Student)" w:date="2025-06-24T12:30:00Z" w16du:dateUtc="2025-06-24T19:30:00Z">
        <w:r w:rsidRPr="00677E2C">
          <w:t xml:space="preserve">Visualization: </w:t>
        </w:r>
      </w:ins>
      <w:ins w:id="19" w:author="Danny Jackson (Student)" w:date="2025-06-24T12:33:00Z" w16du:dateUtc="2025-06-24T19:33:00Z">
        <w:r>
          <w:t xml:space="preserve">D.J. </w:t>
        </w:r>
      </w:ins>
      <w:ins w:id="20" w:author="Danny Jackson (Student)" w:date="2025-06-24T12:30:00Z" w16du:dateUtc="2025-06-24T19:30:00Z">
        <w:r w:rsidRPr="00677E2C">
          <w:t xml:space="preserve">Funding acquisition: </w:t>
        </w:r>
      </w:ins>
      <w:ins w:id="21" w:author="Danny Jackson (Student)" w:date="2025-06-24T12:33:00Z" w16du:dateUtc="2025-06-24T19:33:00Z">
        <w:r>
          <w:t>S.M.</w:t>
        </w:r>
      </w:ins>
      <w:ins w:id="22" w:author="Danny Jackson (Student)" w:date="2025-06-24T12:30:00Z" w16du:dateUtc="2025-06-24T19:30:00Z">
        <w:r w:rsidRPr="00677E2C">
          <w:t xml:space="preserve"> Project administration: </w:t>
        </w:r>
      </w:ins>
      <w:ins w:id="23" w:author="Danny Jackson (Student)" w:date="2025-06-24T12:33:00Z" w16du:dateUtc="2025-06-24T19:33:00Z">
        <w:r>
          <w:t xml:space="preserve">S.M. </w:t>
        </w:r>
      </w:ins>
      <w:ins w:id="24" w:author="Danny Jackson (Student)" w:date="2025-06-24T12:30:00Z" w16du:dateUtc="2025-06-24T19:30:00Z">
        <w:r w:rsidRPr="00677E2C">
          <w:t xml:space="preserve">Supervision: </w:t>
        </w:r>
      </w:ins>
      <w:ins w:id="25" w:author="Danny Jackson (Student)" w:date="2025-06-24T12:33:00Z" w16du:dateUtc="2025-06-24T19:33:00Z">
        <w:r>
          <w:t xml:space="preserve">S.M. and D.J. </w:t>
        </w:r>
      </w:ins>
      <w:ins w:id="26" w:author="Danny Jackson (Student)" w:date="2025-06-24T12:30:00Z" w16du:dateUtc="2025-06-24T19:30:00Z">
        <w:r w:rsidRPr="00677E2C">
          <w:t xml:space="preserve">Writing—original draft: </w:t>
        </w:r>
      </w:ins>
      <w:ins w:id="27" w:author="Danny Jackson (Student)" w:date="2025-06-24T12:33:00Z" w16du:dateUtc="2025-06-24T19:33:00Z">
        <w:r>
          <w:t xml:space="preserve">S.M. and D.J. </w:t>
        </w:r>
      </w:ins>
      <w:ins w:id="28" w:author="Danny Jackson (Student)" w:date="2025-06-24T12:30:00Z" w16du:dateUtc="2025-06-24T19:30:00Z">
        <w:r w:rsidRPr="00677E2C">
          <w:t xml:space="preserve">Writing—review and editing: </w:t>
        </w:r>
      </w:ins>
      <w:ins w:id="29" w:author="Danny Jackson (Student)" w:date="2025-06-24T12:34:00Z" w16du:dateUtc="2025-06-24T19:34:00Z">
        <w:r>
          <w:t>D.J., L.V., L.C., S.L., J.R., B.F., and S.M.</w:t>
        </w:r>
      </w:ins>
    </w:p>
    <w:p w14:paraId="621C4A4D" w14:textId="66F4F256" w:rsidR="00677E2C" w:rsidRPr="00677E2C" w:rsidRDefault="00677E2C" w:rsidP="00F6293B">
      <w:pPr>
        <w:spacing w:after="160" w:line="278" w:lineRule="auto"/>
        <w:rPr>
          <w:ins w:id="30" w:author="Danny Jackson (Student)" w:date="2025-06-24T12:29:00Z" w16du:dateUtc="2025-06-24T19:29:00Z"/>
          <w:rPrChange w:id="31" w:author="Danny Jackson (Student)" w:date="2025-06-24T12:35:00Z" w16du:dateUtc="2025-06-24T19:35:00Z">
            <w:rPr>
              <w:ins w:id="32" w:author="Danny Jackson (Student)" w:date="2025-06-24T12:29:00Z" w16du:dateUtc="2025-06-24T19:29:00Z"/>
              <w:b/>
              <w:bCs/>
              <w:u w:val="single"/>
            </w:rPr>
          </w:rPrChange>
        </w:rPr>
      </w:pPr>
      <w:ins w:id="33" w:author="Danny Jackson (Student)" w:date="2025-06-24T12:29:00Z" w16du:dateUtc="2025-06-24T19:29:00Z">
        <w:r w:rsidRPr="00677E2C">
          <w:rPr>
            <w:u w:val="single"/>
            <w:rPrChange w:id="34" w:author="Danny Jackson (Student)" w:date="2025-06-24T12:30:00Z" w16du:dateUtc="2025-06-24T19:30:00Z">
              <w:rPr>
                <w:b/>
                <w:bCs/>
                <w:u w:val="single"/>
              </w:rPr>
            </w:rPrChange>
          </w:rPr>
          <w:t>Competing interests</w:t>
        </w:r>
      </w:ins>
      <w:ins w:id="35" w:author="Danny Jackson (Student)" w:date="2025-06-24T12:35:00Z" w16du:dateUtc="2025-06-24T19:35:00Z">
        <w:r>
          <w:rPr>
            <w:u w:val="single"/>
          </w:rPr>
          <w:t>:</w:t>
        </w:r>
        <w:r>
          <w:t xml:space="preserve"> The authors declare that they have no competing interests.</w:t>
        </w:r>
      </w:ins>
    </w:p>
    <w:p w14:paraId="7437F57B" w14:textId="0BE4BDFC" w:rsidR="00677E2C" w:rsidRPr="00677E2C" w:rsidRDefault="00677E2C" w:rsidP="00F6293B">
      <w:pPr>
        <w:spacing w:after="160" w:line="278" w:lineRule="auto"/>
        <w:rPr>
          <w:ins w:id="36" w:author="Danny Jackson (Student)" w:date="2025-06-24T12:30:00Z" w16du:dateUtc="2025-06-24T19:30:00Z"/>
          <w:rPrChange w:id="37" w:author="Danny Jackson (Student)" w:date="2025-06-24T12:35:00Z" w16du:dateUtc="2025-06-24T19:35:00Z">
            <w:rPr>
              <w:ins w:id="38" w:author="Danny Jackson (Student)" w:date="2025-06-24T12:30:00Z" w16du:dateUtc="2025-06-24T19:30:00Z"/>
              <w:b/>
              <w:bCs/>
              <w:u w:val="single"/>
            </w:rPr>
          </w:rPrChange>
        </w:rPr>
      </w:pPr>
      <w:ins w:id="39" w:author="Danny Jackson (Student)" w:date="2025-06-24T12:29:00Z" w16du:dateUtc="2025-06-24T19:29:00Z">
        <w:r w:rsidRPr="00677E2C">
          <w:rPr>
            <w:u w:val="single"/>
            <w:rPrChange w:id="40" w:author="Danny Jackson (Student)" w:date="2025-06-24T12:30:00Z" w16du:dateUtc="2025-06-24T19:30:00Z">
              <w:rPr>
                <w:b/>
                <w:bCs/>
                <w:u w:val="single"/>
              </w:rPr>
            </w:rPrChange>
          </w:rPr>
          <w:t>D</w:t>
        </w:r>
      </w:ins>
      <w:ins w:id="41" w:author="Danny Jackson (Student)" w:date="2025-06-24T12:30:00Z" w16du:dateUtc="2025-06-24T19:30:00Z">
        <w:r w:rsidRPr="00677E2C">
          <w:rPr>
            <w:u w:val="single"/>
            <w:rPrChange w:id="42" w:author="Danny Jackson (Student)" w:date="2025-06-24T12:30:00Z" w16du:dateUtc="2025-06-24T19:30:00Z">
              <w:rPr>
                <w:b/>
                <w:bCs/>
                <w:u w:val="single"/>
              </w:rPr>
            </w:rPrChange>
          </w:rPr>
          <w:t>ata and materials availability:</w:t>
        </w:r>
      </w:ins>
      <w:ins w:id="43" w:author="Danny Jackson (Student)" w:date="2025-06-24T12:35:00Z" w16du:dateUtc="2025-06-24T19:35:00Z">
        <w:r>
          <w:t xml:space="preserve"> All </w:t>
        </w:r>
      </w:ins>
      <w:ins w:id="44" w:author="Danny Jackson (Student)" w:date="2025-06-24T12:36:00Z" w16du:dateUtc="2025-06-24T19:36:00Z">
        <w:r>
          <w:t xml:space="preserve">sequencing data are uploaded to </w:t>
        </w:r>
      </w:ins>
      <w:ins w:id="45" w:author="Danny Jackson (Student)" w:date="2025-06-24T12:37:00Z" w16du:dateUtc="2025-06-24T19:37:00Z">
        <w:r>
          <w:t>NCBI’s Sequencing Read Archive and will be made</w:t>
        </w:r>
      </w:ins>
      <w:ins w:id="46" w:author="Danny Jackson (Student)" w:date="2025-06-24T12:38:00Z" w16du:dateUtc="2025-06-24T19:38:00Z">
        <w:r>
          <w:t xml:space="preserve"> pub</w:t>
        </w:r>
      </w:ins>
      <w:ins w:id="47" w:author="Danny Jackson (Student)" w:date="2025-06-24T12:39:00Z" w16du:dateUtc="2025-06-24T19:39:00Z">
        <w:r>
          <w:t>licly</w:t>
        </w:r>
      </w:ins>
      <w:ins w:id="48" w:author="Danny Jackson (Student)" w:date="2025-06-24T12:37:00Z" w16du:dateUtc="2025-06-24T19:37:00Z">
        <w:r>
          <w:t xml:space="preserve"> available upon acceptance. </w:t>
        </w:r>
      </w:ins>
      <w:ins w:id="49" w:author="Danny Jackson (Student)" w:date="2025-06-24T12:38:00Z" w16du:dateUtc="2025-06-24T19:38:00Z">
        <w:r>
          <w:rPr>
            <w:bCs/>
            <w:lang w:val="en"/>
          </w:rPr>
          <w:t>All code used in these analyses can be found on GitHub and will be archived permanently upon acceptance (</w:t>
        </w:r>
        <w:r>
          <w:rPr>
            <w:bCs/>
            <w:lang w:val="en"/>
          </w:rPr>
          <w:fldChar w:fldCharType="begin"/>
        </w:r>
        <w:r>
          <w:rPr>
            <w:bCs/>
            <w:lang w:val="en"/>
          </w:rPr>
          <w:instrText>HYPERLINK "</w:instrText>
        </w:r>
        <w:r w:rsidRPr="00677E2C">
          <w:rPr>
            <w:bCs/>
            <w:lang w:val="en"/>
          </w:rPr>
          <w:instrText>https://github.com/dannyjackson/DarwinFinches</w:instrText>
        </w:r>
        <w:r>
          <w:rPr>
            <w:bCs/>
            <w:lang w:val="en"/>
          </w:rPr>
          <w:instrText>"</w:instrText>
        </w:r>
        <w:r>
          <w:rPr>
            <w:bCs/>
            <w:lang w:val="en"/>
          </w:rPr>
          <w:fldChar w:fldCharType="separate"/>
        </w:r>
        <w:r w:rsidRPr="00206E02">
          <w:rPr>
            <w:rStyle w:val="Hyperlink"/>
            <w:bCs/>
            <w:lang w:val="en"/>
          </w:rPr>
          <w:t>https://github.com/dannyjackson/DarwinFinches</w:t>
        </w:r>
        <w:r>
          <w:rPr>
            <w:bCs/>
            <w:lang w:val="en"/>
          </w:rPr>
          <w:fldChar w:fldCharType="end"/>
        </w:r>
        <w:r>
          <w:rPr>
            <w:bCs/>
            <w:lang w:val="en"/>
          </w:rPr>
          <w:t xml:space="preserve">). </w:t>
        </w:r>
      </w:ins>
    </w:p>
    <w:p w14:paraId="672F2A2C" w14:textId="77777777" w:rsidR="00677E2C" w:rsidRDefault="00677E2C" w:rsidP="00F6293B">
      <w:pPr>
        <w:spacing w:after="160" w:line="278" w:lineRule="auto"/>
        <w:rPr>
          <w:b/>
          <w:bCs/>
          <w:u w:val="single"/>
        </w:rPr>
      </w:pPr>
    </w:p>
    <w:p w14:paraId="310F02FA" w14:textId="77777777" w:rsidR="00397287" w:rsidRDefault="004342D4" w:rsidP="00F6293B">
      <w:pPr>
        <w:spacing w:after="160" w:line="278" w:lineRule="auto"/>
        <w:rPr>
          <w:ins w:id="50" w:author="Danny Jackson (Student)" w:date="2025-06-23T10:41:00Z" w16du:dateUtc="2025-06-23T17:41:00Z"/>
          <w:b/>
          <w:bCs/>
          <w:u w:val="single"/>
        </w:rPr>
      </w:pPr>
      <w:ins w:id="51" w:author="Danny Jackson (Student)" w:date="2025-06-18T10:46:00Z" w16du:dateUtc="2025-06-18T17:46:00Z">
        <w:r>
          <w:rPr>
            <w:b/>
            <w:bCs/>
            <w:u w:val="single"/>
          </w:rPr>
          <w:t>Abstract:</w:t>
        </w:r>
      </w:ins>
    </w:p>
    <w:p w14:paraId="0B03C0BD" w14:textId="1BC28D51" w:rsidR="00CD2851" w:rsidRDefault="00397287" w:rsidP="00F6293B">
      <w:pPr>
        <w:spacing w:after="160" w:line="278" w:lineRule="auto"/>
        <w:rPr>
          <w:ins w:id="52" w:author="Danny Jackson (Student)" w:date="2025-06-24T11:48:00Z" w16du:dateUtc="2025-06-24T18:48:00Z"/>
        </w:rPr>
      </w:pPr>
      <w:ins w:id="53" w:author="Danny Jackson (Student)" w:date="2025-06-23T10:42:00Z" w16du:dateUtc="2025-06-23T17:42:00Z">
        <w:r w:rsidRPr="00397287">
          <w:rPr>
            <w:rPrChange w:id="54" w:author="Danny Jackson (Student)" w:date="2025-06-23T10:42:00Z" w16du:dateUtc="2025-06-23T17:42:00Z">
              <w:rPr>
                <w:b/>
                <w:bCs/>
                <w:u w:val="single"/>
              </w:rPr>
            </w:rPrChange>
          </w:rPr>
          <w:t>Selec</w:t>
        </w:r>
        <w:r>
          <w:t>tion from parasites shapes biodiversity</w:t>
        </w:r>
      </w:ins>
      <w:ins w:id="55" w:author="Danny Jackson (Student)" w:date="2025-06-24T11:48:00Z" w16du:dateUtc="2025-06-24T18:48:00Z">
        <w:r w:rsidR="00CD2851">
          <w:t xml:space="preserve">, but insights into the early stages of host evolution in response to novel parasites are rare. Darwin’s finches face severe impacts from the </w:t>
        </w:r>
      </w:ins>
      <w:ins w:id="56" w:author="Danny Jackson (Student)" w:date="2025-06-24T11:49:00Z" w16du:dateUtc="2025-06-24T18:49:00Z">
        <w:r w:rsidR="00CD2851">
          <w:t>avian vampire fly, which was introduced to the Galápagos in 1997. Larvae of the fly suck the blood of nestling birds</w:t>
        </w:r>
      </w:ins>
      <w:ins w:id="57" w:author="Danny Jackson (Student)" w:date="2025-06-24T11:50:00Z" w16du:dateUtc="2025-06-24T18:50:00Z">
        <w:r w:rsidR="00CD2851">
          <w:t xml:space="preserve"> and</w:t>
        </w:r>
      </w:ins>
      <w:ins w:id="58" w:author="Danny Jackson (Student)" w:date="2025-06-24T11:49:00Z" w16du:dateUtc="2025-06-24T18:49:00Z">
        <w:r w:rsidR="00CD2851">
          <w:t xml:space="preserve"> </w:t>
        </w:r>
      </w:ins>
      <w:ins w:id="59" w:author="Danny Jackson (Student)" w:date="2025-06-24T11:50:00Z" w16du:dateUtc="2025-06-24T18:50:00Z">
        <w:r w:rsidR="00CD2851">
          <w:t>drive steep reductions in fledging success</w:t>
        </w:r>
      </w:ins>
      <w:ins w:id="60" w:author="Danny Jackson (Student)" w:date="2025-06-24T11:51:00Z" w16du:dateUtc="2025-06-24T18:51:00Z">
        <w:r w:rsidR="00CD2851">
          <w:t>. We sequenced genomes of three species of Darwin’s finches and tested for evidence of selection over 22 years of exposure to a novel ectoparasite. We fou</w:t>
        </w:r>
      </w:ins>
      <w:ins w:id="61" w:author="Danny Jackson (Student)" w:date="2025-06-24T11:52:00Z" w16du:dateUtc="2025-06-24T18:52:00Z">
        <w:r w:rsidR="00CD2851">
          <w:t xml:space="preserve">nd </w:t>
        </w:r>
      </w:ins>
      <w:ins w:id="62" w:author="Danny Jackson (Student)" w:date="2025-06-24T11:54:00Z" w16du:dateUtc="2025-06-24T18:54:00Z">
        <w:r w:rsidR="006E40F2">
          <w:t xml:space="preserve">strong </w:t>
        </w:r>
      </w:ins>
      <w:ins w:id="63" w:author="Danny Jackson (Student)" w:date="2025-06-24T11:52:00Z" w16du:dateUtc="2025-06-24T18:52:00Z">
        <w:r w:rsidR="00CD2851">
          <w:t>evidence of selection in the vegetarian finch, the most tolerant to the avian vampire fly</w:t>
        </w:r>
      </w:ins>
      <w:ins w:id="64" w:author="Danny Jackson (Student)" w:date="2025-06-24T11:54:00Z" w16du:dateUtc="2025-06-24T18:54:00Z">
        <w:r w:rsidR="006E40F2">
          <w:t xml:space="preserve">, </w:t>
        </w:r>
        <w:r w:rsidR="006E40F2">
          <w:t>on genes involved in blood vessel development and immune function</w:t>
        </w:r>
      </w:ins>
      <w:ins w:id="65" w:author="Danny Jackson (Student)" w:date="2025-06-24T11:52:00Z" w16du:dateUtc="2025-06-24T18:52:00Z">
        <w:r w:rsidR="00CD2851">
          <w:t xml:space="preserve">. We also found evidence of selection on immune-related genes in the medium ground </w:t>
        </w:r>
        <w:r w:rsidR="00CD2851">
          <w:lastRenderedPageBreak/>
          <w:t xml:space="preserve">finch, and </w:t>
        </w:r>
      </w:ins>
      <w:ins w:id="66" w:author="Danny Jackson (Student)" w:date="2025-06-24T11:53:00Z" w16du:dateUtc="2025-06-24T18:53:00Z">
        <w:r w:rsidR="006E40F2">
          <w:t>sparse</w:t>
        </w:r>
      </w:ins>
      <w:ins w:id="67" w:author="Danny Jackson (Student)" w:date="2025-06-24T11:52:00Z" w16du:dateUtc="2025-06-24T18:52:00Z">
        <w:r w:rsidR="00CD2851">
          <w:t xml:space="preserve"> evidence of selection </w:t>
        </w:r>
      </w:ins>
      <w:ins w:id="68" w:author="Danny Jackson (Student)" w:date="2025-06-24T11:53:00Z" w16du:dateUtc="2025-06-24T18:53:00Z">
        <w:r w:rsidR="00CD2851">
          <w:t xml:space="preserve">in the small tree finch. </w:t>
        </w:r>
        <w:r w:rsidR="006E40F2">
          <w:t>Finally, we document evidence of parallel selection on three genes across all three species</w:t>
        </w:r>
      </w:ins>
      <w:ins w:id="69" w:author="Danny Jackson (Student)" w:date="2025-06-24T11:54:00Z" w16du:dateUtc="2025-06-24T18:54:00Z">
        <w:r w:rsidR="006E40F2">
          <w:t xml:space="preserve"> involved in angiogenesis and immune function.</w:t>
        </w:r>
      </w:ins>
    </w:p>
    <w:p w14:paraId="7EA2959B" w14:textId="68727BC9" w:rsidR="00D0727D" w:rsidRPr="00397287" w:rsidRDefault="00D0727D" w:rsidP="00F6293B">
      <w:pPr>
        <w:spacing w:after="160" w:line="278" w:lineRule="auto"/>
        <w:rPr>
          <w:rPrChange w:id="70" w:author="Danny Jackson (Student)" w:date="2025-06-23T10:42:00Z" w16du:dateUtc="2025-06-23T17:42:00Z">
            <w:rPr>
              <w:b/>
              <w:bCs/>
              <w:u w:val="single"/>
            </w:rPr>
          </w:rPrChange>
        </w:rPr>
      </w:pPr>
      <w:r w:rsidRPr="00397287">
        <w:rPr>
          <w:rPrChange w:id="71" w:author="Danny Jackson (Student)" w:date="2025-06-23T10:42:00Z" w16du:dateUtc="2025-06-23T17:42:00Z">
            <w:rPr>
              <w:b/>
              <w:bCs/>
              <w:u w:val="single"/>
            </w:rPr>
          </w:rPrChange>
        </w:rPr>
        <w:br w:type="page"/>
      </w:r>
    </w:p>
    <w:p w14:paraId="4BFDC34B" w14:textId="27C2E57A" w:rsidR="00266BBD" w:rsidRDefault="00631E79" w:rsidP="00266BBD">
      <w:pPr>
        <w:spacing w:after="160" w:line="278" w:lineRule="auto"/>
        <w:ind w:firstLine="720"/>
      </w:pPr>
      <w:r>
        <w:lastRenderedPageBreak/>
        <w:t>Parasites exert some of the strongest selective forces on host taxa</w:t>
      </w:r>
      <w:r w:rsidR="00266BBD">
        <w:t xml:space="preserve">, yet </w:t>
      </w:r>
      <w:del w:id="72" w:author="Danny Jackson (Student)" w:date="2025-06-16T16:06:00Z" w16du:dateUtc="2025-06-16T23:06:00Z">
        <w:r w:rsidR="00266BBD" w:rsidDel="000068F2">
          <w:delText xml:space="preserve">the early stages </w:delText>
        </w:r>
      </w:del>
      <w:del w:id="73" w:author="Danny Jackson (Student)" w:date="2025-06-16T16:04:00Z" w16du:dateUtc="2025-06-16T23:04:00Z">
        <w:r w:rsidR="00266BBD" w:rsidDel="000068F2">
          <w:delText xml:space="preserve">of </w:delText>
        </w:r>
        <w:r w:rsidDel="000068F2">
          <w:delText>host</w:delText>
        </w:r>
      </w:del>
      <w:del w:id="74" w:author="Danny Jackson (Student)" w:date="2025-06-16T16:03:00Z" w16du:dateUtc="2025-06-16T23:03:00Z">
        <w:r w:rsidDel="000068F2">
          <w:delText>-</w:delText>
        </w:r>
      </w:del>
      <w:del w:id="75" w:author="Danny Jackson (Student)" w:date="2025-06-16T16:04:00Z" w16du:dateUtc="2025-06-16T23:04:00Z">
        <w:r w:rsidDel="000068F2">
          <w:delText>parasite</w:delText>
        </w:r>
      </w:del>
      <w:del w:id="76" w:author="Danny Jackson (Student)" w:date="2025-06-16T16:06:00Z" w16du:dateUtc="2025-06-16T23:06:00Z">
        <w:r w:rsidDel="000068F2">
          <w:delText xml:space="preserve"> </w:delText>
        </w:r>
      </w:del>
      <w:commentRangeStart w:id="77"/>
      <w:del w:id="78" w:author="Danny Jackson (Student)" w:date="2025-06-16T16:03:00Z" w16du:dateUtc="2025-06-16T23:03:00Z">
        <w:r w:rsidDel="000068F2">
          <w:delText>coevolution</w:delText>
        </w:r>
        <w:r w:rsidR="00266BBD" w:rsidDel="000068F2">
          <w:delText xml:space="preserve"> </w:delText>
        </w:r>
        <w:commentRangeEnd w:id="77"/>
        <w:r w:rsidR="00F377BE" w:rsidDel="000068F2">
          <w:rPr>
            <w:rStyle w:val="CommentReference"/>
          </w:rPr>
          <w:commentReference w:id="77"/>
        </w:r>
      </w:del>
      <w:del w:id="79" w:author="Danny Jackson (Student)" w:date="2025-06-16T16:06:00Z" w16du:dateUtc="2025-06-16T23:06:00Z">
        <w:r w:rsidR="00266BBD" w:rsidDel="000068F2">
          <w:delText xml:space="preserve">are </w:delText>
        </w:r>
        <w:r w:rsidDel="000068F2">
          <w:delText xml:space="preserve">poorly </w:delText>
        </w:r>
        <w:commentRangeStart w:id="80"/>
        <w:r w:rsidDel="000068F2">
          <w:delText>understood</w:delText>
        </w:r>
        <w:commentRangeEnd w:id="80"/>
        <w:r w:rsidR="000A72BA" w:rsidDel="000068F2">
          <w:rPr>
            <w:rStyle w:val="CommentReference"/>
          </w:rPr>
          <w:commentReference w:id="80"/>
        </w:r>
      </w:del>
      <w:ins w:id="81" w:author="Danny Jackson (Student)" w:date="2025-06-16T16:07:00Z" w16du:dateUtc="2025-06-16T23:07:00Z">
        <w:r w:rsidR="000068F2">
          <w:t>the evolutionary dynamics of</w:t>
        </w:r>
      </w:ins>
      <w:ins w:id="82" w:author="Danny Jackson (Student)" w:date="2025-06-16T16:06:00Z" w16du:dateUtc="2025-06-16T23:06:00Z">
        <w:r w:rsidR="000068F2">
          <w:t xml:space="preserve"> animal hosts in response to </w:t>
        </w:r>
      </w:ins>
      <w:ins w:id="83" w:author="Danny Jackson (Student)" w:date="2025-06-16T16:07:00Z" w16du:dateUtc="2025-06-16T23:07:00Z">
        <w:r w:rsidR="000068F2">
          <w:t xml:space="preserve">novel </w:t>
        </w:r>
      </w:ins>
      <w:ins w:id="84" w:author="Danny Jackson (Student)" w:date="2025-06-16T16:06:00Z" w16du:dateUtc="2025-06-16T23:06:00Z">
        <w:r w:rsidR="000068F2">
          <w:t xml:space="preserve">parasitic </w:t>
        </w:r>
      </w:ins>
      <w:ins w:id="85" w:author="Danny Jackson (Student)" w:date="2025-06-16T16:07:00Z" w16du:dateUtc="2025-06-16T23:07:00Z">
        <w:r w:rsidR="000068F2">
          <w:t>challenges are poorly understood</w:t>
        </w:r>
      </w:ins>
      <w:r w:rsidR="00266BBD">
        <w:t xml:space="preserve">. </w:t>
      </w:r>
      <w:ins w:id="86" w:author="Danny Jackson (Student)" w:date="2025-06-16T16:10:00Z" w16du:dateUtc="2025-06-16T23:10:00Z">
        <w:r w:rsidR="000068F2">
          <w:t xml:space="preserve">While experimental </w:t>
        </w:r>
      </w:ins>
      <w:ins w:id="87" w:author="Danny Jackson (Student)" w:date="2025-06-16T16:13:00Z" w16du:dateUtc="2025-06-16T23:13:00Z">
        <w:r w:rsidR="00803552">
          <w:t>studies have provided valuable insights</w:t>
        </w:r>
      </w:ins>
      <w:ins w:id="88" w:author="Danny Jackson (Student)" w:date="2025-06-16T16:10:00Z" w16du:dateUtc="2025-06-16T23:10:00Z">
        <w:r w:rsidR="000068F2">
          <w:t>, natural</w:t>
        </w:r>
      </w:ins>
      <w:ins w:id="89" w:author="Danny Jackson (Student)" w:date="2025-06-16T16:11:00Z" w16du:dateUtc="2025-06-16T23:11:00Z">
        <w:r w:rsidR="000068F2">
          <w:t xml:space="preserve"> </w:t>
        </w:r>
      </w:ins>
      <w:ins w:id="90" w:author="Danny Jackson (Student)" w:date="2025-06-16T16:12:00Z" w16du:dateUtc="2025-06-16T23:12:00Z">
        <w:r w:rsidR="000068F2">
          <w:t>instances</w:t>
        </w:r>
      </w:ins>
      <w:ins w:id="91" w:author="Danny Jackson (Student)" w:date="2025-06-16T16:11:00Z" w16du:dateUtc="2025-06-16T23:11:00Z">
        <w:r w:rsidR="000068F2">
          <w:t xml:space="preserve"> of </w:t>
        </w:r>
      </w:ins>
      <w:ins w:id="92" w:author="Danny Jackson (Student)" w:date="2025-06-16T16:12:00Z" w16du:dateUtc="2025-06-16T23:12:00Z">
        <w:r w:rsidR="000068F2">
          <w:t xml:space="preserve">novel </w:t>
        </w:r>
      </w:ins>
      <w:ins w:id="93" w:author="Danny Jackson (Student)" w:date="2025-06-24T11:21:00Z" w16du:dateUtc="2025-06-24T18:21:00Z">
        <w:r w:rsidR="00641BA3">
          <w:t>host-</w:t>
        </w:r>
      </w:ins>
      <w:ins w:id="94" w:author="Danny Jackson (Student)" w:date="2025-06-16T16:12:00Z" w16du:dateUtc="2025-06-16T23:12:00Z">
        <w:r w:rsidR="000068F2">
          <w:t xml:space="preserve">parasite </w:t>
        </w:r>
      </w:ins>
      <w:ins w:id="95" w:author="Danny Jackson (Student)" w:date="2025-06-24T11:22:00Z" w16du:dateUtc="2025-06-24T18:22:00Z">
        <w:r w:rsidR="00641BA3">
          <w:t>relationships</w:t>
        </w:r>
      </w:ins>
      <w:ins w:id="96" w:author="Danny Jackson (Student)" w:date="2025-06-16T16:13:00Z" w16du:dateUtc="2025-06-16T23:13:00Z">
        <w:r w:rsidR="000068F2">
          <w:t xml:space="preserve"> </w:t>
        </w:r>
      </w:ins>
      <w:ins w:id="97" w:author="Danny Jackson (Student)" w:date="2025-06-16T16:11:00Z" w16du:dateUtc="2025-06-16T23:11:00Z">
        <w:r w:rsidR="000068F2">
          <w:t>are rare</w:t>
        </w:r>
      </w:ins>
      <w:ins w:id="98" w:author="Danny Jackson (Student)" w:date="2025-06-24T11:47:00Z" w16du:dateUtc="2025-06-24T18:47:00Z">
        <w:r w:rsidR="00CD2851">
          <w:t xml:space="preserve"> (Jackson et al. 2025)</w:t>
        </w:r>
      </w:ins>
      <w:ins w:id="99" w:author="Danny Jackson (Student)" w:date="2025-06-16T16:11:00Z" w16du:dateUtc="2025-06-16T23:11:00Z">
        <w:r w:rsidR="000068F2">
          <w:t xml:space="preserve">. </w:t>
        </w:r>
      </w:ins>
      <w:r>
        <w:t>Human</w:t>
      </w:r>
      <w:r w:rsidR="00AF6DC8">
        <w:t>-mediated introductions</w:t>
      </w:r>
      <w:r w:rsidR="00266BBD">
        <w:t xml:space="preserve"> of </w:t>
      </w:r>
      <w:r>
        <w:t xml:space="preserve">parasites </w:t>
      </w:r>
      <w:r w:rsidR="00AF6DC8">
        <w:t>provide</w:t>
      </w:r>
      <w:r w:rsidR="00266BBD">
        <w:t xml:space="preserve"> </w:t>
      </w:r>
      <w:r>
        <w:t>a</w:t>
      </w:r>
      <w:r w:rsidR="00266BBD">
        <w:t xml:space="preserve"> unique opportunity to </w:t>
      </w:r>
      <w:r w:rsidR="00907536">
        <w:t xml:space="preserve">document </w:t>
      </w:r>
      <w:del w:id="100" w:author="Danny Jackson (Student)" w:date="2025-06-16T16:13:00Z" w16du:dateUtc="2025-06-16T23:13:00Z">
        <w:r w:rsidR="00E441B3" w:rsidDel="00803552">
          <w:delText xml:space="preserve">host </w:delText>
        </w:r>
      </w:del>
      <w:r w:rsidR="00E441B3">
        <w:t>evolution</w:t>
      </w:r>
      <w:r w:rsidR="00266BBD">
        <w:t xml:space="preserve"> </w:t>
      </w:r>
      <w:ins w:id="101" w:author="Danny Jackson (Student)" w:date="2025-06-16T16:13:00Z" w16du:dateUtc="2025-06-16T23:13:00Z">
        <w:r w:rsidR="00803552">
          <w:t xml:space="preserve">of a wild host population </w:t>
        </w:r>
      </w:ins>
      <w:r w:rsidR="00266BBD">
        <w:t>during the initial stage of host-parasite coevolution,</w:t>
      </w:r>
      <w:r w:rsidR="00907536">
        <w:t xml:space="preserve"> to</w:t>
      </w:r>
      <w:r w:rsidR="00041253">
        <w:t xml:space="preserve"> characterize </w:t>
      </w:r>
      <w:r w:rsidR="00266BBD">
        <w:t xml:space="preserve">the timeline </w:t>
      </w:r>
      <w:r>
        <w:t>over</w:t>
      </w:r>
      <w:r w:rsidR="00266BBD">
        <w:t xml:space="preserve"> which selection </w:t>
      </w:r>
      <w:r>
        <w:t>on hosts is detectible</w:t>
      </w:r>
      <w:r w:rsidR="00266BBD">
        <w:t xml:space="preserve">, and </w:t>
      </w:r>
      <w:r w:rsidR="00907536">
        <w:t xml:space="preserve">to determine </w:t>
      </w:r>
      <w:r w:rsidR="00266BBD">
        <w:t xml:space="preserve">the extent to which </w:t>
      </w:r>
      <w:r w:rsidR="00DE43C9">
        <w:t>adaptation i</w:t>
      </w:r>
      <w:r w:rsidR="00C53B0A">
        <w:t>s</w:t>
      </w:r>
      <w:r w:rsidR="00DE43C9">
        <w:t xml:space="preserve"> predictable across </w:t>
      </w:r>
      <w:r w:rsidR="004A17E6">
        <w:t>hosts</w:t>
      </w:r>
      <w:r w:rsidR="00907536">
        <w:t xml:space="preserve"> in response to </w:t>
      </w:r>
      <w:r w:rsidR="008B5771">
        <w:t>novel parasites</w:t>
      </w:r>
      <w:ins w:id="102" w:author="Danny Jackson (Student)" w:date="2025-06-24T11:47:00Z" w16du:dateUtc="2025-06-24T18:47:00Z">
        <w:r w:rsidR="00CD2851">
          <w:t xml:space="preserve"> </w:t>
        </w:r>
      </w:ins>
      <w:r w:rsidR="00CD2851">
        <w:fldChar w:fldCharType="begin"/>
      </w:r>
      <w:r w:rsidR="00CD2851">
        <w:instrText xml:space="preserve"> ADDIN ZOTERO_ITEM CSL_CITATION {"citationID":"uqDVjxCn","properties":{"formattedCitation":"({\\i{}1})","plainCitation":"(1)","noteIndex":0},"citationItems":[{"id":373,"uris":["http://zotero.org/users/15902993/items/5ZD5JCPP"],"itemData":{"id":373,"type":"article-journal","abstract":"In the 1950s the myxoma virus was released into European rabbit populations in Australia and Europe, decimating populations and resulting in the rapid evolution of resistance. We investigated the genetic basis of resistance by comparing the exomes of rabbits collected before and after the pandemic. We found a strong pattern of parallel evolution, with selection on standing genetic variation favoring the same alleles in Australia, France, and the United Kingdom. Many of these changes occurred in immunity-related genes, supporting a polygenic basis of resistance. We experimentally validated the role of several genes in viral replication and showed that selection acting on an interferon protein has increased the protein’s antiviral effect.","container-title":"Science","DOI":"10.1126/science.aau7285","issue":"6433","note":"publisher: American Association for the Advancement of Science","page":"1319-1326","source":"science.org (Atypon)","title":"Parallel adaptation of rabbit populations to myxoma virus","volume":"363","author":[{"family":"Alves","given":"Joel M."},{"family":"Carneiro","given":"Miguel"},{"family":"Cheng","given":"Jade Y."},{"family":"Lemos de Matos","given":"Ana"},{"family":"Rahman","given":"Masmudur M."},{"family":"Loog","given":"Liisa"},{"family":"Campos","given":"Paula F."},{"family":"Wales","given":"Nathan"},{"family":"Eriksson","given":"Anders"},{"family":"Manica","given":"Andrea"},{"family":"Strive","given":"Tanja"},{"family":"Graham","given":"Stephen C."},{"family":"Afonso","given":"Sandra"},{"family":"Bell","given":"Diana J."},{"family":"Belmont","given":"Laura"},{"family":"Day","given":"Jonathan P."},{"family":"Fuller","given":"Susan J."},{"family":"Marchandeau","given":"Stéphane"},{"family":"Palmer","given":"William J."},{"family":"Queney","given":"Guillaume"},{"family":"Surridge","given":"Alison K."},{"family":"Vieira","given":"Filipe G."},{"family":"McFadden","given":"Grant"},{"family":"Nielsen","given":"Rasmus"},{"family":"Gilbert","given":"M. Thomas P."},{"family":"Esteves","given":"Pedro J."},{"family":"Ferrand","given":"Nuno"},{"family":"Jiggins","given":"Francis M."}],"issued":{"date-parts":[["2019",3,22]]}}}],"schema":"https://github.com/citation-style-language/schema/raw/master/csl-citation.json"} </w:instrText>
      </w:r>
      <w:r w:rsidR="00CD2851">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1</w:t>
      </w:r>
      <w:r w:rsidR="00CD2851" w:rsidRPr="00CD2851">
        <w:rPr>
          <w:rFonts w:eastAsiaTheme="minorHAnsi"/>
          <w14:ligatures w14:val="standardContextual"/>
        </w:rPr>
        <w:t>)</w:t>
      </w:r>
      <w:r w:rsidR="00CD2851">
        <w:fldChar w:fldCharType="end"/>
      </w:r>
      <w:r w:rsidR="00266BBD">
        <w:t xml:space="preserve">. </w:t>
      </w:r>
      <w:r>
        <w:t>Such</w:t>
      </w:r>
      <w:r w:rsidR="00266BBD">
        <w:t xml:space="preserve"> insights are essential for understanding </w:t>
      </w:r>
      <w:del w:id="103" w:author="Danny Jackson (Student)" w:date="2025-06-24T11:23:00Z" w16du:dateUtc="2025-06-24T18:23:00Z">
        <w:r w:rsidR="00266BBD" w:rsidDel="00641BA3">
          <w:delText xml:space="preserve">and managing </w:delText>
        </w:r>
      </w:del>
      <w:r w:rsidR="00266BBD">
        <w:t xml:space="preserve">the </w:t>
      </w:r>
      <w:r w:rsidR="003518AD">
        <w:t xml:space="preserve">increasing threat posed by </w:t>
      </w:r>
      <w:del w:id="104" w:author="Danny Jackson (Student)" w:date="2025-06-19T16:47:00Z" w16du:dateUtc="2025-06-19T23:47:00Z">
        <w:r w:rsidR="003518AD" w:rsidDel="00D56190">
          <w:delText>emerging disease</w:delText>
        </w:r>
      </w:del>
      <w:ins w:id="105" w:author="Danny Jackson (Student)" w:date="2025-06-19T16:47:00Z" w16du:dateUtc="2025-06-19T23:47:00Z">
        <w:r w:rsidR="00D56190">
          <w:t>novel parasites and emerging disease</w:t>
        </w:r>
      </w:ins>
      <w:r w:rsidR="003518AD">
        <w:t xml:space="preserve"> to</w:t>
      </w:r>
      <w:r w:rsidR="00266BBD">
        <w:t xml:space="preserve"> biodiversity worldwide.</w:t>
      </w:r>
    </w:p>
    <w:p w14:paraId="3A2A27FF" w14:textId="4F2AC6C6" w:rsidR="002C77B3" w:rsidRPr="009D38DD" w:rsidRDefault="001A5370" w:rsidP="00110DD6">
      <w:pPr>
        <w:spacing w:after="160" w:line="278" w:lineRule="auto"/>
        <w:ind w:firstLine="720"/>
      </w:pPr>
      <w:r>
        <w:t xml:space="preserve">Darwin’s finches </w:t>
      </w:r>
      <w:r w:rsidR="00C33A58">
        <w:t xml:space="preserve">are </w:t>
      </w:r>
      <w:r w:rsidR="005465E9">
        <w:t xml:space="preserve">the canonical </w:t>
      </w:r>
      <w:r w:rsidR="00C33A58">
        <w:t>example of evolution</w:t>
      </w:r>
      <w:r w:rsidR="00551A38">
        <w:t xml:space="preserve"> </w:t>
      </w:r>
      <w:r w:rsidR="00077CCC">
        <w:t>by</w:t>
      </w:r>
      <w:r w:rsidR="00551A38">
        <w:t xml:space="preserve"> natural selection</w:t>
      </w:r>
      <w:r w:rsidR="00BD049E">
        <w:t xml:space="preserve">. </w:t>
      </w:r>
      <w:r w:rsidR="007D0DAC">
        <w:t>They are best associated with</w:t>
      </w:r>
      <w:r w:rsidR="00451753">
        <w:t xml:space="preserve"> the evolution of morphological traits</w:t>
      </w:r>
      <w:r w:rsidR="009C0CC4">
        <w:t xml:space="preserve"> over</w:t>
      </w:r>
      <w:r w:rsidR="00964A35">
        <w:t xml:space="preserve"> short time scales</w:t>
      </w:r>
      <w:r w:rsidR="00C33A58">
        <w:t xml:space="preserve"> </w:t>
      </w:r>
      <w:r w:rsidR="00783034">
        <w:t>in response to</w:t>
      </w:r>
      <w:r w:rsidR="00C33A58">
        <w:t xml:space="preserve"> fluctuating climate conditions and competition for food</w:t>
      </w:r>
      <w:r w:rsidR="00A93664">
        <w:t xml:space="preserve"> </w:t>
      </w:r>
      <w:r w:rsidR="00A93664">
        <w:fldChar w:fldCharType="begin"/>
      </w:r>
      <w:r w:rsidR="00CD2851">
        <w:instrText xml:space="preserve"> ADDIN ZOTERO_ITEM CSL_CITATION {"citationID":"zCx03fdB","properties":{"formattedCitation":"({\\i{}2}\\uc0\\u8211{}{\\i{}4})","plainCitation":"(2–4)","noteIndex":0},"citationItems":[{"id":1245,"uris":["http://zotero.org/users/15902993/items/K7JY7BJI"],"itemData":{"id":1245,"type":"article-journal","abstract":"Evolution can be predicted in the short term from a knowledge of selection and inheritance. However, in the long term evolution is unpredictable because environments, which determine the directions and magnitudes of selection coefficients, fluctuate unpredictably. These two features of evolution, the predictable and unpredictable, are demonstrated in a study of two populations of Darwin's finches on the Galápagos island of Daphne Major. From 1972 to 2001,Geospiza fortis (medium ground finch) and Geospiza scandens (cactus finch) changed several times in body size and two beak traits. Natural selection occurred frequently in both species and varied from unidirectional to oscillating, episodic to gradual. Hybridization occurred repeatedly though rarely, resulting in elevated phenotypic variances in G. scandens and a change in beak shape. The phenotypic states of both species at the end of the 30-year study could not have been predicted at the beginning. Continuous, long-term studies are needed to detect and interpret rare but important events and nonuniform evolutionary change.","container-title":"Science","DOI":"10.1126/science.1070315","issue":"5568","note":"publisher: American Association for the Advancement of Science","page":"707-711","source":"www-science-org.ezproxy1.library.arizona.edu (Atypon)","title":"Unpredictable Evolution in a 30-Year Study of Darwin's Finches","volume":"296","author":[{"family":"Grant","given":"Peter R."},{"family":"Grant","given":"B. Rosemary"}],"issued":{"date-parts":[["2002",4,26]]}}},{"id":1104,"uris":["http://zotero.org/users/15902993/items/UR9EDSYX"],"itemData":{"id":1104,"type":"article-journal","abstract":"Ecological character displacement is a process of morphological divergence that reduces competition for limited resources. We used genomic analysis to investigate the genetic basis of a documented character displacement event in Darwin’s finches on Daphne Major in the Galápagos Islands: The medium ground finch diverged from its competitor, the large ground finch, during a severe drought. We discovered a genomic region containing the HMGA2 gene that varies systematically among Darwin’s finch species with different beak sizes. Two haplotypes that diverged early in the radiation were involved in the character displacement event: Genotypes associated with large beak size were at a strong selective disadvantage in medium ground finches (selection coefficient s = 0.59). Thus, a major locus has apparently facilitated a rapid ecological diversification in the adaptive radiation of Darwin’s finches.","container-title":"Science","DOI":"10.1126/science.aad8786","issue":"6284","note":"publisher: American Association for the Advancement of Science","page":"470-474","source":"www-science-org.ezproxy1.library.arizona.edu (Atypon)","title":"A beak size locus in Darwin’s finches facilitated character displacement during a drought","volume":"352","author":[{"family":"Lamichhaney","given":"Sangeet"},{"family":"Han","given":"Fan"},{"family":"Berglund","given":"Jonas"},{"family":"Wang","given":"Chao"},{"family":"Almén","given":"Markus Sällman"},{"family":"Webster","given":"Matthew T."},{"family":"Grant","given":"B. Rosemary"},{"family":"Grant","given":"Peter R."},{"family":"Andersson","given":"Leif"}],"issued":{"date-parts":[["2016",4,22]]}}},{"id":1247,"uris":["http://zotero.org/users/15902993/items/RJ8DYQK4"],"itemData":{"id":1247,"type":"book","abstract":"An important look at a groundbreaking forty-year study of Darwin's finches Renowned evolutionary biologists Peter and Rosemary Grant have produced landmark studies of the Galápagos finches first made famous by Charles Darwin. In How and Why Species Multiply , they offered a complete evolutionary history of Darwin's finches since their origin almost three million years ago. Now, in their richly illustrated new book, 40 Years of Evolution , the authors turn their attention to events taking place on a contemporary scale. By continuously tracking finch populations over a period of four decades, they uncover the causes and consequences of significant events leading to evolutionary changes in species. The authors used a vast and unparalleled range of ecological, behavioral, and genetic data—including song recordings, DNA analyses, and feeding and breeding behavior—to measure changes in finch populations on the small island of Daphne Major in the Galápagos archipelago. They find that natural selection happens repeatedly, that finches hybridize and exchange genes rarely, and that they compete for scarce food in times of drought, with the remarkable result that the finch populations today differ significantly in average beak size and shape from those of forty years ago. The authors' most spectacular discovery is the initiation and establishment of a new lineage that now behaves as a new species, differing from others in size, song, and other characteristics. The authors emphasize the immeasurable value of continuous long-term studies of natural populations and of critical opportunities for detecting and understanding rare but significant events. By following the fates of finches for several generations, 40 Years of Evolution offers unparalleled insights into ecological and evolutionary changes in natural environments.","ISBN":"978-1-4008-5130-0","language":"en","license":"De Gruyter expressly reserves the right to use all content for commercial text and data mining within the meaning of Section 44b of the German Copyright Act.","note":"DOI: 10.1515/9781400851300","publisher":"Princeton University Press","source":"www.degruyterbrill.com","title":"40 Years of Evolution: Darwin's Finches on Daphne Major Island","title-short":"40 Years of Evolution","URL":"https://www.degruyterbrill.com/document/doi/10.1515/9781400851300/html","author":[{"family":"Grant","given":"Peter R."},{"family":"Grant","given":"B. Rosemary"}],"accessed":{"date-parts":[["2025",6,18]]},"issued":{"date-parts":[["2014",4,6]]}}}],"schema":"https://github.com/citation-style-language/schema/raw/master/csl-citation.json"} </w:instrText>
      </w:r>
      <w:r w:rsidR="00A93664">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2</w:t>
      </w:r>
      <w:r w:rsidR="00CD2851" w:rsidRPr="00CD2851">
        <w:rPr>
          <w:rFonts w:eastAsiaTheme="minorHAnsi"/>
          <w14:ligatures w14:val="standardContextual"/>
        </w:rPr>
        <w:t>–</w:t>
      </w:r>
      <w:r w:rsidR="00CD2851" w:rsidRPr="00CD2851">
        <w:rPr>
          <w:rFonts w:eastAsiaTheme="minorHAnsi"/>
          <w:i/>
          <w:iCs/>
          <w14:ligatures w14:val="standardContextual"/>
        </w:rPr>
        <w:t>4</w:t>
      </w:r>
      <w:r w:rsidR="00CD2851" w:rsidRPr="00CD2851">
        <w:rPr>
          <w:rFonts w:eastAsiaTheme="minorHAnsi"/>
          <w14:ligatures w14:val="standardContextual"/>
        </w:rPr>
        <w:t>)</w:t>
      </w:r>
      <w:r w:rsidR="00A93664">
        <w:fldChar w:fldCharType="end"/>
      </w:r>
      <w:r w:rsidR="00C33A58">
        <w:t xml:space="preserve">. This clade </w:t>
      </w:r>
      <w:r w:rsidR="002836DC">
        <w:t xml:space="preserve">comprises </w:t>
      </w:r>
      <w:r>
        <w:t xml:space="preserve">18 species in the tanager family (Thraupidae), 17 </w:t>
      </w:r>
      <w:r w:rsidR="00B660E9">
        <w:t>of which are endemic to</w:t>
      </w:r>
      <w:r>
        <w:t xml:space="preserve"> the Galápagos </w:t>
      </w:r>
      <w:r w:rsidR="00964A35">
        <w:t xml:space="preserve">Islands </w:t>
      </w:r>
      <w:r>
        <w:t>and one</w:t>
      </w:r>
      <w:r w:rsidR="004203B9">
        <w:t xml:space="preserve"> </w:t>
      </w:r>
      <w:r w:rsidR="002836DC">
        <w:t>to</w:t>
      </w:r>
      <w:r>
        <w:t xml:space="preserve"> Cocos Island, that have diversified over </w:t>
      </w:r>
      <w:r w:rsidR="00902C23">
        <w:t xml:space="preserve">the past </w:t>
      </w:r>
      <w:r>
        <w:t xml:space="preserve">1-2 million years </w:t>
      </w:r>
      <w:r>
        <w:fldChar w:fldCharType="begin"/>
      </w:r>
      <w:r w:rsidR="00CD2851">
        <w:instrText xml:space="preserve"> ADDIN ZOTERO_ITEM CSL_CITATION {"citationID":"YUaXj2jI","properties":{"formattedCitation":"({\\i{}5})","plainCitation":"(5)","noteIndex":0},"citationItems":[{"id":1115,"uris":["http://zotero.org/users/15902993/items/5YI2VUK7"],"itemData":{"id":1115,"type":"article-journal","abstract":"In this Perspective we show the value of studying living organisms in the field to understand their history. Darwin’s finches are an iconic example of the early stages of speciation in a young adaptive radiation that produced 18 species in little more than a million years. The question they pose is how and why so many species originated and diversified rapidly. A long-term study of four species of finches on the small island of Daphne Major, combined with genomic investigations, provide some answers in terms of extrinsic and intrinsic factors. Beak size and shape, as well as body size, are key heritable features involved in both ecological and reproductive isolation, and their evolution by natural selection was caused by competitor species during prolonged droughts. Introgressive hybridization of related species is rare but recurring, apparently widespread, increases genetic variation, and does not incur a fitness cost. Hybridization can produce a new species. We use a phylogeny based on whole genome sequences of the four finches to infer morphological transitions in their radiation. Several lines of evidence indicate that some species are missing from the early phase of the radiation due to extinction. Combining these results, we re-cast the classical allopatry-then-sympatry theory of adaptive radiation as a competition-selection-hybridization process that generates a diversity of species.","container-title":"Evolutionary Journal of the Linnean Society","DOI":"10.1093/evolinnean/kzae006","ISSN":"2752-938X","issue":"1","journalAbbreviation":"Evolutionary Journal of the Linnean Society","page":"kzae006","source":"Silverchair","title":"From microcosm to macrocosm: adaptive radiation of Darwin’s finches","title-short":"From microcosm to macrocosm","volume":"3","author":[{"family":"Grant","given":"Peter R"},{"family":"Grant","given":"B Rosemary"}],"issued":{"date-parts":[["2024",1,1]]}}}],"schema":"https://github.com/citation-style-language/schema/raw/master/csl-citation.json"} </w:instrText>
      </w:r>
      <w:r>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5</w:t>
      </w:r>
      <w:r w:rsidR="00CD2851" w:rsidRPr="00CD2851">
        <w:rPr>
          <w:rFonts w:eastAsiaTheme="minorHAnsi"/>
          <w14:ligatures w14:val="standardContextual"/>
        </w:rPr>
        <w:t>)</w:t>
      </w:r>
      <w:r>
        <w:fldChar w:fldCharType="end"/>
      </w:r>
      <w:r w:rsidR="00C33A58">
        <w:t xml:space="preserve">. </w:t>
      </w:r>
      <w:r w:rsidR="00247CEA">
        <w:t xml:space="preserve">The </w:t>
      </w:r>
      <w:r w:rsidR="009D65EA">
        <w:t xml:space="preserve">recent </w:t>
      </w:r>
      <w:r w:rsidR="00247CEA">
        <w:t xml:space="preserve">arrival of a </w:t>
      </w:r>
      <w:r w:rsidR="00A1170B">
        <w:t>virulent</w:t>
      </w:r>
      <w:r w:rsidR="00451753">
        <w:t>,</w:t>
      </w:r>
      <w:r w:rsidR="00C33A58">
        <w:t xml:space="preserve"> introduced parasite has reshaped the selective landscape for Darwin’s finches. </w:t>
      </w:r>
      <w:r w:rsidR="00F678AC">
        <w:t>In 199</w:t>
      </w:r>
      <w:r w:rsidR="005B390F">
        <w:t>7</w:t>
      </w:r>
      <w:r w:rsidR="00F678AC">
        <w:t>, larva</w:t>
      </w:r>
      <w:r w:rsidR="001E0683">
        <w:t>e</w:t>
      </w:r>
      <w:r w:rsidR="00F678AC">
        <w:t xml:space="preserve"> of the </w:t>
      </w:r>
      <w:r w:rsidR="00D4034B">
        <w:t xml:space="preserve">avian </w:t>
      </w:r>
      <w:r w:rsidR="00F678AC">
        <w:t>vampire fly (</w:t>
      </w:r>
      <w:proofErr w:type="spellStart"/>
      <w:r w:rsidR="00F678AC">
        <w:rPr>
          <w:i/>
          <w:iCs/>
        </w:rPr>
        <w:t>Philornis</w:t>
      </w:r>
      <w:proofErr w:type="spellEnd"/>
      <w:r w:rsidR="00F678AC">
        <w:rPr>
          <w:i/>
          <w:iCs/>
        </w:rPr>
        <w:t xml:space="preserve"> </w:t>
      </w:r>
      <w:proofErr w:type="spellStart"/>
      <w:r w:rsidR="00F678AC">
        <w:rPr>
          <w:i/>
          <w:iCs/>
        </w:rPr>
        <w:t>downsi</w:t>
      </w:r>
      <w:proofErr w:type="spellEnd"/>
      <w:r w:rsidR="00F678AC">
        <w:t>) w</w:t>
      </w:r>
      <w:r w:rsidR="001E0683">
        <w:t>ere</w:t>
      </w:r>
      <w:r w:rsidR="00F678AC">
        <w:t xml:space="preserve"> first observed in the nests of breeding birds in the Galápagos</w:t>
      </w:r>
      <w:r w:rsidR="0089391A">
        <w:t xml:space="preserve"> </w:t>
      </w:r>
      <w:r w:rsidR="000E24F4">
        <w:fldChar w:fldCharType="begin"/>
      </w:r>
      <w:r w:rsidR="00CD2851">
        <w:instrText xml:space="preserve"> ADDIN ZOTERO_ITEM CSL_CITATION {"citationID":"Wj4eECVl","properties":{"formattedCitation":"({\\i{}6})","plainCitation":"(6)","noteIndex":0},"citationItems":[{"id":1231,"uris":["http://zotero.org/users/15902993/items/7IFSVEQX"],"itemData":{"id":1231,"type":"article-journal","abstract":"The obligate dipterian bird parasite Philornis downsi and the facultative parasitic fly Sarcodexia lambens were, until recently, unknown on the Galápagos archipelago. The first sign of parasitism of P. downsi on Darwin's finches was found in 1997. Parasitism data were collected from 177 nests of 12 bird species, including eight endemic species. In this study we examined host specificity, infection prevalence (percentage of infested nests), parasite load per nest and per nestling, and breeding success for two climatically different years, 1998 and 2000. We found Philornis downsi in 97% of the investigated nests, Sarcodexia lambens in 32% of the nests and a still unidentified endoparasitic Muscidae in 87% of the clutches investigated. The first two ectoparasites showed no host preference and were found in the dry deciduous coastal zone as well as in the evergreen moist forest. Parasite load per nest varied through the breeding stages, with no parasites during incubation, but with numbers increasing with nestling development. Parasite load per nest showed little variation, but variation in brood size led to different infestation rates per nestling. Small broods suffered higher parasite loads and higher nestling mortality, thus inducing a possible impact on population dynamics.","container-title":"Ibis","DOI":"10.1046/j.1474-919X.2002.00076.x","ISSN":"0019-1019","issue":"3","note":"publisher: John Wiley &amp; Sons, Ltd","page":"445-451","source":"onlinelibrary-wiley-com.ezproxy1.library.arizona.edu (Atypon)","title":"Philornis downsi– a recently discovered parasite on the Galápagos archipelago – a threat for Darwin's finches?","volume":"144","author":[{"family":"Fessl","given":"Birgit"},{"family":"Tebbich","given":"Sabine"}],"issued":{"date-parts":[["2002",7]]}}}],"schema":"https://github.com/citation-style-language/schema/raw/master/csl-citation.json"} </w:instrText>
      </w:r>
      <w:r w:rsidR="000E24F4">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6</w:t>
      </w:r>
      <w:r w:rsidR="00CD2851" w:rsidRPr="00CD2851">
        <w:rPr>
          <w:rFonts w:eastAsiaTheme="minorHAnsi"/>
          <w14:ligatures w14:val="standardContextual"/>
        </w:rPr>
        <w:t>)</w:t>
      </w:r>
      <w:r w:rsidR="000E24F4">
        <w:fldChar w:fldCharType="end"/>
      </w:r>
      <w:r w:rsidR="00F678AC">
        <w:t xml:space="preserve">. </w:t>
      </w:r>
      <w:r w:rsidR="00EC0CC4">
        <w:t xml:space="preserve">The </w:t>
      </w:r>
      <w:r w:rsidR="00A1170B">
        <w:t xml:space="preserve">larvae of the </w:t>
      </w:r>
      <w:r w:rsidR="00EC0CC4">
        <w:t xml:space="preserve">vampire fly </w:t>
      </w:r>
      <w:r w:rsidR="00D4034B">
        <w:t>live in the nests of birds</w:t>
      </w:r>
      <w:r w:rsidR="0097260A">
        <w:t xml:space="preserve"> and feed on </w:t>
      </w:r>
      <w:r w:rsidR="00454FD5">
        <w:t xml:space="preserve">the blood and tissue of </w:t>
      </w:r>
      <w:r w:rsidR="0097260A">
        <w:t xml:space="preserve">nestlings, causing anemia, </w:t>
      </w:r>
      <w:r w:rsidR="00EC0CC4">
        <w:t>reduced body condition,</w:t>
      </w:r>
      <w:r w:rsidR="00964A35">
        <w:t xml:space="preserve"> life-long </w:t>
      </w:r>
      <w:r w:rsidR="002230E8">
        <w:t>cranio</w:t>
      </w:r>
      <w:r w:rsidR="00964A35">
        <w:t>facial damage,</w:t>
      </w:r>
      <w:r w:rsidR="00EC0CC4">
        <w:t xml:space="preserve"> and often death</w:t>
      </w:r>
      <w:r w:rsidR="00A1170B">
        <w:t xml:space="preserve"> </w:t>
      </w:r>
      <w:r w:rsidR="00A1170B">
        <w:fldChar w:fldCharType="begin"/>
      </w:r>
      <w:r w:rsidR="00CD2851">
        <w:instrText xml:space="preserve"> ADDIN ZOTERO_ITEM CSL_CITATION {"citationID":"gGy1ubb2","properties":{"formattedCitation":"({\\i{}7})","plainCitation":"(7)","noteIndex":0},"citationItems":[{"id":1110,"uris":["http://zotero.org/users/15902993/items/LC4VHSYF"],"itemData":{"id":1110,"type":"article-journal","abstract":"The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H."}],"issued":{"date-parts":[["2018",1,7]]}}}],"schema":"https://github.com/citation-style-language/schema/raw/master/csl-citation.json"} </w:instrText>
      </w:r>
      <w:r w:rsidR="00A1170B">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7</w:t>
      </w:r>
      <w:r w:rsidR="00CD2851" w:rsidRPr="00CD2851">
        <w:rPr>
          <w:rFonts w:eastAsiaTheme="minorHAnsi"/>
          <w14:ligatures w14:val="standardContextual"/>
        </w:rPr>
        <w:t>)</w:t>
      </w:r>
      <w:r w:rsidR="00A1170B">
        <w:fldChar w:fldCharType="end"/>
      </w:r>
      <w:r w:rsidR="00EC0CC4">
        <w:t xml:space="preserve">. </w:t>
      </w:r>
      <w:r w:rsidR="00981389">
        <w:t xml:space="preserve">This parasite has become pervasive in the </w:t>
      </w:r>
      <w:r w:rsidR="00170E11">
        <w:t>Galápagos</w:t>
      </w:r>
      <w:r w:rsidR="00BA505E">
        <w:t>.</w:t>
      </w:r>
      <w:r w:rsidR="00170E11">
        <w:t xml:space="preserve"> </w:t>
      </w:r>
      <w:r w:rsidR="00BA505E">
        <w:t>O</w:t>
      </w:r>
      <w:r w:rsidR="00170E11">
        <w:t>n Santa Cruz Island, nearly 100% of finch nests are parasitized and</w:t>
      </w:r>
      <w:r w:rsidR="00AD09BA">
        <w:t xml:space="preserve"> nestling mortality from </w:t>
      </w:r>
      <w:r w:rsidR="00B12D46">
        <w:t xml:space="preserve">parasitism ranges from </w:t>
      </w:r>
      <w:r w:rsidR="00F2604B">
        <w:t>~</w:t>
      </w:r>
      <w:r w:rsidR="007A0344">
        <w:t xml:space="preserve"> </w:t>
      </w:r>
      <w:r w:rsidR="00F2604B">
        <w:t>4</w:t>
      </w:r>
      <w:r w:rsidR="00B12D46">
        <w:t>0 – 100%</w:t>
      </w:r>
      <w:r w:rsidR="004342D4">
        <w:t xml:space="preserve"> </w:t>
      </w:r>
      <w:r w:rsidR="004342D4">
        <w:fldChar w:fldCharType="begin"/>
      </w:r>
      <w:r w:rsidR="00CD2851">
        <w:instrText xml:space="preserve"> ADDIN ZOTERO_ITEM CSL_CITATION {"citationID":"nyhMQ7ku","properties":{"formattedCitation":"({\\i{}7}, {\\i{}8})","plainCitation":"(7, 8)","noteIndex":0},"citationItems":[{"id":1110,"uris":["http://zotero.org/users/15902993/items/LC4VHSYF"],"itemData":{"id":1110,"type":"article-journal","abstract":"The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H."}],"issued":{"date-parts":[["2018",1,7]]}}},{"id":1249,"uris":["http://zotero.org/users/15902993/items/6X8RLTW6"],"itemData":{"id":1249,"type":"article-journal","abstract":"Invasive alien parasites and pathogens are a growing threat to biodiversity worldwide, which can contribute to the extinction of endemic species. On the Galápagos Islands, the invasive parasitic fly Philornis downsi poses a major threat to the endemic avifauna. Here, we investigated the influence of this parasite on the breeding success of two Darwin's finch species, the warbler finch (Certhidea olivacea) and the sympatric small tree finch (Camarhynchus parvulus), on Santa Cruz Island in 2010 and 2012. While the population of the small tree finch appeared to be stable, the warbler finch has experienced a dramatic decline in population size on Santa Cruz Island since 1997. We aimed to identify whether warbler finches are particularly vulnerable during different stages of the breeding cycle. Contrary to our prediction, breeding success was lower in the small tree finch than in the warbler finch. In both species P. downsi had a strong negative impact on breeding success and our data suggest that heavy rain events also lowered the fledging success. On the one hand parents might be less efficient in compensating their chicks' energy loss due to parasitism as they might be less efficient in foraging on days of heavy rain. On the other hand, intense rainfalls might lead to increased humidity and more rapid cooling of the nests. In the case of the warbler finch we found that the control of invasive plant species with herbicides had a significant additive negative impact on the breeding success. It is very likely that the availability of insects (i.e. food abundance)is lower in such controlled areas, as herbicide usage led to the removal of the entire understory. Predation seems to be a minor factor in brood loss.","container-title":"PLOS ONE","DOI":"10.1371/journal.pone.0107518","ISSN":"1932-6203","issue":"9","journalAbbreviation":"PLOS ONE","language":"en","note":"publisher: Public Library of Science","page":"e107518","source":"PLoS Journals","title":"Invasive Parasites, Habitat Change and Heavy Rainfall Reduce Breeding Success in Darwin's Finches","volume":"9","author":[{"family":"Cimadom","given":"Arno"},{"family":"Ulloa","given":"Angel"},{"family":"Meidl","given":"Patrick"},{"family":"Zöttl","given":"Markus"},{"family":"Zöttl","given":"Elisabet"},{"family":"Fessl","given":"Birgit"},{"family":"Nemeth","given":"Erwin"},{"family":"Dvorak","given":"Michael"},{"family":"Cunninghame","given":"Francesca"},{"family":"Tebbich","given":"Sabine"}],"issued":{"date-parts":[["2014",9,23]]}}}],"schema":"https://github.com/citation-style-language/schema/raw/master/csl-citation.json"} </w:instrText>
      </w:r>
      <w:r w:rsidR="004342D4">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7</w:t>
      </w:r>
      <w:r w:rsidR="00CD2851" w:rsidRPr="00CD2851">
        <w:rPr>
          <w:rFonts w:eastAsiaTheme="minorHAnsi"/>
          <w14:ligatures w14:val="standardContextual"/>
        </w:rPr>
        <w:t xml:space="preserve">, </w:t>
      </w:r>
      <w:r w:rsidR="00CD2851" w:rsidRPr="00CD2851">
        <w:rPr>
          <w:rFonts w:eastAsiaTheme="minorHAnsi"/>
          <w:i/>
          <w:iCs/>
          <w14:ligatures w14:val="standardContextual"/>
        </w:rPr>
        <w:t>8</w:t>
      </w:r>
      <w:r w:rsidR="00CD2851" w:rsidRPr="00CD2851">
        <w:rPr>
          <w:rFonts w:eastAsiaTheme="minorHAnsi"/>
          <w14:ligatures w14:val="standardContextual"/>
        </w:rPr>
        <w:t>)</w:t>
      </w:r>
      <w:r w:rsidR="004342D4">
        <w:fldChar w:fldCharType="end"/>
      </w:r>
      <w:r w:rsidR="00231D0C">
        <w:t>.</w:t>
      </w:r>
      <w:r w:rsidR="00B12D46">
        <w:t xml:space="preserve"> </w:t>
      </w:r>
      <w:del w:id="106" w:author="Danny Jackson (Student)" w:date="2025-06-19T16:48:00Z" w16du:dateUtc="2025-06-19T23:48:00Z">
        <w:r w:rsidR="0056588F" w:rsidDel="00D56190">
          <w:delText xml:space="preserve">No finch </w:delText>
        </w:r>
        <w:r w:rsidR="001D5AFD" w:rsidDel="00D56190">
          <w:delText xml:space="preserve">species </w:delText>
        </w:r>
        <w:r w:rsidR="0056588F" w:rsidDel="00D56190">
          <w:delText xml:space="preserve">is resistant to </w:delText>
        </w:r>
        <w:r w:rsidR="006F72EB" w:rsidDel="00D56190">
          <w:delText>the vampire fly</w:delText>
        </w:r>
        <w:r w:rsidR="001D5AFD" w:rsidDel="00D56190">
          <w:delText xml:space="preserve">; however, </w:delText>
        </w:r>
        <w:r w:rsidR="00880A73" w:rsidDel="00D56190">
          <w:delText xml:space="preserve">the costs </w:delText>
        </w:r>
        <w:r w:rsidR="006F72EB" w:rsidDel="00D56190">
          <w:delText xml:space="preserve">of parasitism </w:delText>
        </w:r>
        <w:r w:rsidR="00880A73" w:rsidDel="00D56190">
          <w:delText>vary among species.</w:delText>
        </w:r>
        <w:r w:rsidR="009777E7" w:rsidDel="00D56190">
          <w:delText xml:space="preserve"> </w:delText>
        </w:r>
      </w:del>
      <w:r w:rsidR="00231D0C">
        <w:t xml:space="preserve">The vampire fly </w:t>
      </w:r>
      <w:r w:rsidR="0006270E">
        <w:t xml:space="preserve">has contributed to the decline of several </w:t>
      </w:r>
      <w:r w:rsidR="009E469F">
        <w:t>endemic passerine species</w:t>
      </w:r>
      <w:ins w:id="107" w:author="McNew, Sabrina - (mcnew)" w:date="2025-06-13T15:01:00Z" w16du:dateUtc="2025-06-13T22:01:00Z">
        <w:r w:rsidR="002703D1">
          <w:t>,</w:t>
        </w:r>
      </w:ins>
      <w:r w:rsidR="009E469F">
        <w:t xml:space="preserve"> including two species of Darwin’s finch, the Mangrove finch (</w:t>
      </w:r>
      <w:proofErr w:type="spellStart"/>
      <w:r w:rsidR="009E469F" w:rsidRPr="00515705">
        <w:rPr>
          <w:i/>
          <w:iCs/>
        </w:rPr>
        <w:t>Camarhynchus</w:t>
      </w:r>
      <w:proofErr w:type="spellEnd"/>
      <w:r w:rsidR="009E469F" w:rsidRPr="00515705">
        <w:rPr>
          <w:i/>
          <w:iCs/>
        </w:rPr>
        <w:t xml:space="preserve"> </w:t>
      </w:r>
      <w:proofErr w:type="spellStart"/>
      <w:r w:rsidR="009E469F" w:rsidRPr="00515705">
        <w:rPr>
          <w:i/>
          <w:iCs/>
        </w:rPr>
        <w:t>heliobates</w:t>
      </w:r>
      <w:proofErr w:type="spellEnd"/>
      <w:r w:rsidR="009E469F">
        <w:t>) and the medium tree finch (</w:t>
      </w:r>
      <w:r w:rsidR="009E469F" w:rsidRPr="00515705">
        <w:rPr>
          <w:i/>
          <w:iCs/>
        </w:rPr>
        <w:t>C. pauper</w:t>
      </w:r>
      <w:ins w:id="108" w:author="Danny Jackson (Student)" w:date="2025-06-24T12:27:00Z" w16du:dateUtc="2025-06-24T19:27:00Z">
        <w:r w:rsidR="00101EAE">
          <w:t>)</w:t>
        </w:r>
      </w:ins>
      <w:del w:id="109" w:author="Danny Jackson (Student)" w:date="2025-06-24T12:27:00Z" w16du:dateUtc="2025-06-24T19:27:00Z">
        <w:r w:rsidR="009E469F" w:rsidDel="00101EAE">
          <w:delText>,</w:delText>
        </w:r>
      </w:del>
      <w:r w:rsidR="009E469F">
        <w:t xml:space="preserve"> </w:t>
      </w:r>
      <w:ins w:id="110" w:author="Danny Jackson (Student)" w:date="2025-06-24T12:27:00Z" w16du:dateUtc="2025-06-24T19:27:00Z">
        <w:r w:rsidR="00101EAE">
          <w:t>(</w:t>
        </w:r>
      </w:ins>
      <w:r w:rsidR="009E469F">
        <w:fldChar w:fldCharType="begin"/>
      </w:r>
      <w:r w:rsidR="009E469F">
        <w:instrText xml:space="preserve"> ADDIN ZOTERO_ITEM CSL_CITATION {"citationID":"BZX05PMl","properties":{"formattedCitation":"({\\i{}4})","plainCitation":"(4)","dontUpdate":true,"noteIndex":0},"citationItems":[{"id":1120,"uris":["http://zotero.org/users/15902993/items/IIDIM24P"],"itemData":{"id":1120,"type":"article-journal","abstract":"Species hybridization can lead to fitness costs, species collapse, and novel evolutionary trajectories in changing environments. Hybridization is predicted to be more common when environmental conditions change rapidly. Here, we test patterns of hybridization in three sympatric tree finch species (small tree finch Camarhynchus parvulus, medium tree finch Camarhynchus pauper, and large tree finch: Camarhynchus psittacula) that are currently recognized on Floreana Island, Galápagos Archipelago. Genetic analysis of microsatellite data from contemporary samples showed two genetic populations and one hybrid cluster in both 2005 and 2010; hybrid individuals were derived from genetic population 1 (small morph) and genetic population 2 (large morph). Females of the large and rare species were more likely to pair with males of the small common species. Finch populations differed in morphology in 1852–1906 compared with 2005/2010. An unsupervised clustering method showed (a) support for three morphological clusters in the historical tree finch sample (1852–1906), which is consistent with current species recognition; (b) support for two or three morphological clusters in 2005 with some (19%) hybridization; and (c) support for just two morphological clusters in 2010 with frequent (41%) hybridization. We discuss these findings in relation to species demarcations of Camarhynchus tree finches on Floreana Island.","container-title":"The American Naturalist","DOI":"10.1086/674899","ISSN":"0003-0147","issue":"3","note":"publisher: The University of Chicago Press","page":"325-341","source":"journals.uchicago.edu (Atypon)","title":"Species Collapse via Hybridization in Darwin’s Tree Finches.","volume":"183","author":[{"family":"Kleindorfer","given":"Sonia"},{"family":"O’Connor","given":"Jody A."},{"family":"Dudaniec","given":"Rachael Y."},{"family":"Myers","given":"Steven A."},{"family":"Robertson","given":"Jeremy"},{"family":"Sulloway","given":"Frank J."}],"issued":{"date-parts":[["2014",3]]}}}],"schema":"https://github.com/citation-style-language/schema/raw/master/csl-citation.json"} </w:instrText>
      </w:r>
      <w:r w:rsidR="009E469F">
        <w:fldChar w:fldCharType="separate"/>
      </w:r>
      <w:r w:rsidR="009E469F" w:rsidRPr="00A1170B">
        <w:rPr>
          <w:rFonts w:eastAsiaTheme="minorHAnsi"/>
          <w:i/>
          <w:iCs/>
          <w14:ligatures w14:val="standardContextual"/>
        </w:rPr>
        <w:t>4</w:t>
      </w:r>
      <w:r w:rsidR="009E469F" w:rsidRPr="00A1170B">
        <w:rPr>
          <w:rFonts w:eastAsiaTheme="minorHAnsi"/>
          <w14:ligatures w14:val="standardContextual"/>
        </w:rPr>
        <w:t>)</w:t>
      </w:r>
      <w:r w:rsidR="009E469F">
        <w:fldChar w:fldCharType="end"/>
      </w:r>
      <w:r w:rsidR="009E469F">
        <w:t xml:space="preserve">. </w:t>
      </w:r>
      <w:r w:rsidR="007B44C0">
        <w:t xml:space="preserve">The </w:t>
      </w:r>
      <w:r w:rsidR="005A6BCF">
        <w:t>consequences</w:t>
      </w:r>
      <w:r w:rsidR="007B44C0">
        <w:t xml:space="preserve"> of this striking new selective pressure on the evolutionary trajectory of these iconic species </w:t>
      </w:r>
      <w:r w:rsidR="005A6BCF">
        <w:t>are</w:t>
      </w:r>
      <w:r w:rsidR="009033A9">
        <w:t xml:space="preserve"> unknown. </w:t>
      </w:r>
      <w:del w:id="111" w:author="Danny Jackson (Student)" w:date="2025-06-16T16:49:00Z" w16du:dateUtc="2025-06-16T23:49:00Z">
        <w:r w:rsidR="002C452E" w:rsidRPr="00D322E1" w:rsidDel="00D322E1">
          <w:rPr>
            <w:rPrChange w:id="112" w:author="Danny Jackson (Student)" w:date="2025-06-16T16:49:00Z" w16du:dateUtc="2025-06-16T23:49:00Z">
              <w:rPr>
                <w:b/>
                <w:bCs/>
                <w:i/>
                <w:iCs/>
              </w:rPr>
            </w:rPrChange>
          </w:rPr>
          <w:delText xml:space="preserve">Maybe one more sentence </w:delText>
        </w:r>
        <w:r w:rsidR="002C598C" w:rsidRPr="00D322E1" w:rsidDel="00D322E1">
          <w:rPr>
            <w:rPrChange w:id="113" w:author="Danny Jackson (Student)" w:date="2025-06-16T16:49:00Z" w16du:dateUtc="2025-06-16T23:49:00Z">
              <w:rPr>
                <w:b/>
                <w:bCs/>
                <w:i/>
                <w:iCs/>
              </w:rPr>
            </w:rPrChange>
          </w:rPr>
          <w:delText>idk</w:delText>
        </w:r>
        <w:r w:rsidR="002C452E" w:rsidRPr="00D322E1" w:rsidDel="00D322E1">
          <w:delText>.</w:delText>
        </w:r>
      </w:del>
      <w:ins w:id="114" w:author="Danny Jackson (Student)" w:date="2025-06-16T16:49:00Z" w16du:dateUtc="2025-06-16T23:49:00Z">
        <w:r w:rsidR="00D322E1">
          <w:t xml:space="preserve">Insights from this system could inform our understanding of rapid evolution in response to </w:t>
        </w:r>
      </w:ins>
      <w:ins w:id="115" w:author="Danny Jackson (Student)" w:date="2025-06-16T16:50:00Z" w16du:dateUtc="2025-06-16T23:50:00Z">
        <w:r w:rsidR="00D322E1">
          <w:t>human-mediated environmental changes.</w:t>
        </w:r>
      </w:ins>
      <w:del w:id="116" w:author="Danny Jackson (Student)" w:date="2025-06-16T16:50:00Z" w16du:dateUtc="2025-06-16T23:50:00Z">
        <w:r w:rsidR="002C452E" w:rsidDel="00D322E1">
          <w:delText xml:space="preserve"> </w:delText>
        </w:r>
        <w:r w:rsidR="00EC0CC4" w:rsidDel="00D322E1">
          <w:delText xml:space="preserve">It is unknown if naïve hosts </w:delText>
        </w:r>
        <w:r w:rsidR="008D4415" w:rsidDel="00D322E1">
          <w:delText xml:space="preserve">in the Galápagos </w:delText>
        </w:r>
        <w:r w:rsidR="00EC0CC4" w:rsidDel="00D322E1">
          <w:delText xml:space="preserve">can adapt to a novel and highly </w:delText>
        </w:r>
        <w:r w:rsidR="005D0C93" w:rsidDel="00D322E1">
          <w:delText>virulent</w:delText>
        </w:r>
        <w:r w:rsidR="00EC0CC4" w:rsidDel="00D322E1">
          <w:delText xml:space="preserve"> ectoparasite or </w:delText>
        </w:r>
        <w:commentRangeStart w:id="117"/>
        <w:r w:rsidR="00EC0CC4" w:rsidDel="00D322E1">
          <w:delText xml:space="preserve">if </w:delText>
        </w:r>
        <w:r w:rsidR="001E0683" w:rsidDel="00D322E1">
          <w:delText>the high costs observed today will persist and ultimately drive some populations and species to extinction</w:delText>
        </w:r>
        <w:r w:rsidR="00A1170B" w:rsidDel="00D322E1">
          <w:delText xml:space="preserve"> </w:delText>
        </w:r>
        <w:r w:rsidR="00A1170B" w:rsidDel="00D322E1">
          <w:fldChar w:fldCharType="begin"/>
        </w:r>
        <w:r w:rsidR="009B5157" w:rsidDel="00D322E1">
          <w:delInstrText xml:space="preserve"> ADDIN ZOTERO_ITEM CSL_CITATION {"citationID":"TBNnMtoR","properties":{"formattedCitation":"({\\i{}7})","plainCitation":"(7)","noteIndex":0},"citationItems":[{"id":1209,"uris":["http://zotero.org/users/15902993/items/2N7RLZ8F"],"itemData":{"id":1209,"type":"article-journal","abstract":"Introduced pathogens and other parasites are often implicated in host population-level declines and extinctions. However, such claims are rarely supported by rigorous real-time data. Indeed, the threat of introduced parasites often goes unnoticed until after host populations have declined severely. The recent introduction of the parasitic nest fly, Philornis downsi, to the Galápagos Islands provides an opportunity to monitor the current impact of an invasive parasite on endemic land bird populations, including Darwin's finches. In this paper, we present a population viability model to explore the potential long-term effect of P. downsi on Darwin's finch populations. The goal of our study was to determine whether P. downsi has the potential to drive host populations to extinction and whether management efforts are likely to be effective. Our model is based on data from five years of experimental field work documenting the effect of P. downsi on the reproductive success of medium ground finch Geospiza fortis populations on Santa Cruz Island. Under two of the three scenarios tested, the model predicted medium ground finches are at risk of extinction within the next century. However, sensitivity analyses reveal that even a modest reduction in the prevalence of the parasite could improve the stability of finch populations. We discuss the practicality of several management options aimed at achieving this goal. Synthesis and applications. Our study demonstrates the predicted high risk of local extinction of an abundant host species, the medium ground finch G. fortis due to an introduced parasite, P. downsi. However, our study further suggests that careful management practices aimed at reducing parasite prevalence have the potential to significantly lower the risk of host species extinction.","container-title":"Journal of Applied Ecology","DOI":"10.1111/1365-2664.12575","ISSN":"1365-2664","issue":"2","language":"en","license":"© 2015 The Authors. Journal of Applied Ecology © 2015 British Ecological Society","note":"_eprint: https://onlinelibrary.wiley.com/doi/pdf/10.1111/1365-2664.12575","page":"511-518","source":"Wiley Online Library","title":"An introduced parasitic fly may lead to local extinction of Darwin's finch populations","volume":"53","author":[{"family":"Koop","given":"Jennifer A. H."},{"family":"Kim","given":"Peter S."},{"family":"Knutie","given":"Sarah A."},{"family":"Adler","given":"Fred"},{"family":"Clayton","given":"Dale H."}],"issued":{"date-parts":[["2016"]]}}}],"schema":"https://github.com/citation-style-language/schema/raw/master/csl-citation.json"} </w:delInstrText>
        </w:r>
        <w:r w:rsidR="00A1170B" w:rsidDel="00D322E1">
          <w:fldChar w:fldCharType="separate"/>
        </w:r>
        <w:r w:rsidR="009B5157" w:rsidRPr="009B5157" w:rsidDel="00D322E1">
          <w:rPr>
            <w:rFonts w:eastAsiaTheme="minorHAnsi"/>
            <w14:ligatures w14:val="standardContextual"/>
          </w:rPr>
          <w:delText>(</w:delText>
        </w:r>
        <w:r w:rsidR="009B5157" w:rsidRPr="009B5157" w:rsidDel="00D322E1">
          <w:rPr>
            <w:rFonts w:eastAsiaTheme="minorHAnsi"/>
            <w:i/>
            <w:iCs/>
            <w14:ligatures w14:val="standardContextual"/>
          </w:rPr>
          <w:delText>7</w:delText>
        </w:r>
        <w:r w:rsidR="009B5157" w:rsidRPr="009B5157" w:rsidDel="00D322E1">
          <w:rPr>
            <w:rFonts w:eastAsiaTheme="minorHAnsi"/>
            <w14:ligatures w14:val="standardContextual"/>
          </w:rPr>
          <w:delText>)</w:delText>
        </w:r>
        <w:r w:rsidR="00A1170B" w:rsidDel="00D322E1">
          <w:fldChar w:fldCharType="end"/>
        </w:r>
        <w:r w:rsidR="00EC0CC4" w:rsidDel="00D322E1">
          <w:delText>.</w:delText>
        </w:r>
        <w:r w:rsidR="00A1170B" w:rsidDel="00D322E1">
          <w:delText xml:space="preserve"> </w:delText>
        </w:r>
        <w:commentRangeEnd w:id="117"/>
        <w:r w:rsidR="00CF52DD" w:rsidDel="00D322E1">
          <w:rPr>
            <w:rStyle w:val="CommentReference"/>
          </w:rPr>
          <w:commentReference w:id="117"/>
        </w:r>
      </w:del>
    </w:p>
    <w:p w14:paraId="0BCBDDA9" w14:textId="118A1AE3" w:rsidR="006C5FF8" w:rsidRDefault="006C5FF8" w:rsidP="00BE5998">
      <w:pPr>
        <w:spacing w:after="160" w:line="278" w:lineRule="auto"/>
        <w:ind w:firstLine="720"/>
      </w:pPr>
      <w:r>
        <w:t xml:space="preserve">We </w:t>
      </w:r>
      <w:r w:rsidR="00E8383B">
        <w:t xml:space="preserve">conducted whole genome </w:t>
      </w:r>
      <w:del w:id="118" w:author="Danny Jackson (Student)" w:date="2025-06-24T12:24:00Z" w16du:dateUtc="2025-06-24T19:24:00Z">
        <w:r w:rsidR="00E8383B" w:rsidDel="00101EAE">
          <w:delText>re</w:delText>
        </w:r>
      </w:del>
      <w:r w:rsidR="00E8383B">
        <w:t xml:space="preserve">sequencing on </w:t>
      </w:r>
      <w:r>
        <w:t>three species of Darwin’s finch</w:t>
      </w:r>
      <w:r w:rsidR="00F52DB5">
        <w:t xml:space="preserve">, the medium ground finch </w:t>
      </w:r>
      <w:r w:rsidR="00064894">
        <w:t>(</w:t>
      </w:r>
      <w:r w:rsidR="00F52DB5">
        <w:rPr>
          <w:i/>
          <w:iCs/>
        </w:rPr>
        <w:t>Geospiza fortis</w:t>
      </w:r>
      <w:r w:rsidR="00064894">
        <w:rPr>
          <w:i/>
          <w:iCs/>
        </w:rPr>
        <w:t>)</w:t>
      </w:r>
      <w:r w:rsidR="00F52DB5">
        <w:rPr>
          <w:i/>
          <w:iCs/>
        </w:rPr>
        <w:t xml:space="preserve">, </w:t>
      </w:r>
      <w:r w:rsidR="00F52DB5">
        <w:t>the small tree finch (</w:t>
      </w:r>
      <w:proofErr w:type="spellStart"/>
      <w:r w:rsidR="00F52DB5">
        <w:rPr>
          <w:i/>
          <w:iCs/>
        </w:rPr>
        <w:t>Camarhynchus</w:t>
      </w:r>
      <w:proofErr w:type="spellEnd"/>
      <w:r w:rsidR="00F52DB5">
        <w:rPr>
          <w:i/>
          <w:iCs/>
        </w:rPr>
        <w:t xml:space="preserve"> </w:t>
      </w:r>
      <w:proofErr w:type="spellStart"/>
      <w:r w:rsidR="00F52DB5">
        <w:rPr>
          <w:i/>
          <w:iCs/>
        </w:rPr>
        <w:t>parvulus</w:t>
      </w:r>
      <w:proofErr w:type="spellEnd"/>
      <w:r w:rsidR="00F52DB5">
        <w:t xml:space="preserve">) and the vegetarian finch </w:t>
      </w:r>
      <w:r w:rsidR="00F52DB5">
        <w:rPr>
          <w:i/>
          <w:iCs/>
        </w:rPr>
        <w:t>(</w:t>
      </w:r>
      <w:proofErr w:type="spellStart"/>
      <w:r w:rsidR="00F52DB5">
        <w:rPr>
          <w:i/>
          <w:iCs/>
        </w:rPr>
        <w:t>Platyspiza</w:t>
      </w:r>
      <w:proofErr w:type="spellEnd"/>
      <w:r w:rsidR="00F52DB5">
        <w:rPr>
          <w:i/>
          <w:iCs/>
        </w:rPr>
        <w:t xml:space="preserve"> crassirostris</w:t>
      </w:r>
      <w:r w:rsidR="00F52DB5">
        <w:t>)</w:t>
      </w:r>
      <w:ins w:id="119" w:author="Danny Jackson (Student)" w:date="2025-06-24T12:24:00Z" w16du:dateUtc="2025-06-24T19:24:00Z">
        <w:r w:rsidR="00101EAE">
          <w:t>.</w:t>
        </w:r>
      </w:ins>
      <w:r>
        <w:t xml:space="preserve"> </w:t>
      </w:r>
      <w:r w:rsidR="00064894">
        <w:t xml:space="preserve">We </w:t>
      </w:r>
      <w:r w:rsidR="00AA47C2">
        <w:t>sequenced</w:t>
      </w:r>
      <w:r w:rsidR="00064894">
        <w:t xml:space="preserve"> 24 </w:t>
      </w:r>
      <w:r w:rsidR="00AA47C2">
        <w:t xml:space="preserve">samples </w:t>
      </w:r>
      <w:r>
        <w:t xml:space="preserve">collected in 2019, </w:t>
      </w:r>
      <w:r w:rsidR="00A21491">
        <w:t>22 years</w:t>
      </w:r>
      <w:r>
        <w:t xml:space="preserve"> after the first observation of vampire fly larvae in the Galápagos</w:t>
      </w:r>
      <w:r w:rsidR="00515705">
        <w:t xml:space="preserve"> in </w:t>
      </w:r>
      <w:r w:rsidR="00E8383B">
        <w:t xml:space="preserve">1997 </w:t>
      </w:r>
      <w:r w:rsidR="00515705">
        <w:fldChar w:fldCharType="begin"/>
      </w:r>
      <w:r w:rsidR="00CD2851">
        <w:instrText xml:space="preserve"> ADDIN ZOTERO_ITEM CSL_CITATION {"citationID":"zTW86GC7","properties":{"formattedCitation":"({\\i{}7})","plainCitation":"(7)","noteIndex":0},"citationItems":[{"id":1110,"uris":["http://zotero.org/users/15902993/items/LC4VHSYF"],"itemData":{"id":1110,"type":"article-journal","abstract":"The muscid genus Philornis comprises approximately 50 described species of flies, nearly all of which are obligate parasites of nestling birds. Philornis species are native to the Neotropics and widely distributed from Florida to Argentina. Most research on this group has focused on P. downsi, which was introduced to the Galápagos Islands in the late twentieth century. Although Philornis parasitism kills nestlings in several native host species, nowhere do the effects seem more severe than in P. downsi in the Galápagos. Here, we review studies of native and introduced Philornis in an attempt to identify factors that may influence virulence and consider implications for the conservation of hosts in the Galápagos.","container-title":"Annual Review of Entomology","DOI":"10.1146/annurev-ento-020117-043103","ISSN":"0066-4170, 1545-4487","issue":"Volume 63, 2018","language":"en","note":"publisher: Annual Reviews","page":"369-387","source":"www.annualreviews.org","title":"Alien Invasion: Biology of Philornis Flies Highlighting Philornis downsi, an Introduced Parasite of Galápagos Birds","title-short":"Alien Invasion","volume":"63","author":[{"family":"McNew","given":"Sabrina M."},{"family":"Clayton","given":"Dale H."}],"issued":{"date-parts":[["2018",1,7]]}}}],"schema":"https://github.com/citation-style-language/schema/raw/master/csl-citation.json"} </w:instrText>
      </w:r>
      <w:r w:rsidR="00515705">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7</w:t>
      </w:r>
      <w:r w:rsidR="00CD2851" w:rsidRPr="00CD2851">
        <w:rPr>
          <w:rFonts w:eastAsiaTheme="minorHAnsi"/>
          <w14:ligatures w14:val="standardContextual"/>
        </w:rPr>
        <w:t>)</w:t>
      </w:r>
      <w:r w:rsidR="00515705">
        <w:fldChar w:fldCharType="end"/>
      </w:r>
      <w:r w:rsidR="00064894">
        <w:t xml:space="preserve"> and </w:t>
      </w:r>
      <w:r>
        <w:t xml:space="preserve">compared </w:t>
      </w:r>
      <w:r w:rsidR="00064894">
        <w:t>them</w:t>
      </w:r>
      <w:r w:rsidR="00D20FF9">
        <w:t xml:space="preserve"> to</w:t>
      </w:r>
      <w:r>
        <w:t xml:space="preserve"> </w:t>
      </w:r>
      <w:r w:rsidR="008052ED">
        <w:t xml:space="preserve">previously sequenced </w:t>
      </w:r>
      <w:r>
        <w:t xml:space="preserve">pre-invasion </w:t>
      </w:r>
      <w:r w:rsidR="008052ED">
        <w:t>samples</w:t>
      </w:r>
      <w:r>
        <w:t xml:space="preserve"> collected in the 1980s and 1990s</w:t>
      </w:r>
      <w:ins w:id="120" w:author="Danny Jackson (Student)" w:date="2025-06-24T12:26:00Z" w16du:dateUtc="2025-06-24T19:26:00Z">
        <w:r w:rsidR="00101EAE">
          <w:t xml:space="preserve"> </w:t>
        </w:r>
      </w:ins>
      <w:ins w:id="121" w:author="Danny Jackson (Student)" w:date="2025-06-24T12:27:00Z" w16du:dateUtc="2025-06-24T19:27:00Z">
        <w:r w:rsidR="00101EAE">
          <w:t>(table 1)</w:t>
        </w:r>
      </w:ins>
      <w:r>
        <w:t xml:space="preserve"> </w:t>
      </w:r>
      <w:r w:rsidR="005D0C93">
        <w:fldChar w:fldCharType="begin"/>
      </w:r>
      <w:r w:rsidR="00CD2851">
        <w:instrText xml:space="preserve"> ADDIN ZOTERO_ITEM CSL_CITATION {"citationID":"c6OLFAVW","properties":{"formattedCitation":"({\\i{}10})","plainCitation":"(10)","noteIndex":0},"citationItems":[{"id":512,"uris":["http://zotero.org/users/15902993/items/46AGAP82"],"itemData":{"id":512,"type":"article-journal","abstract":"Darwin’s finches, inhabiting the Galápagos archipelago and Cocos Island, constitute an iconic model for studies of speciation and adaptive evolution. Here we report the results of whole-genome re-sequencing of 120 individuals representing all of the Darwin’s finch species and two close relatives. Phylogenetic analysis reveals important discrepancies with the phenotype-based taxonomy. We find extensive evidence for interspecific gene flow throughout the radiation. Hybridization has given rise to species of mixed ancestry. A 240 kilobase haplotype encompassing the ALX1 gene that encodes a transcription factor affecting craniofacial development is strongly associated with beak shape diversity across Darwin's finch species as well as within the medium ground finch (Geospiza fortis), a species that has undergone rapid evolution of beak shape in response to environmental changes. The ALX1 haplotype has contributed to diversification of beak shapes among the Darwin’s finches and, thereby, to an expanded utilization of food resources.","container-title":"Nature","DOI":"10.1038/nature14181","ISSN":"1476-4687","issue":"7539","language":"en","license":"2015 Springer Nature Limited","note":"publisher: Nature Publishing Group","page":"371-375","source":"www.nature.com","title":"Evolution of Darwin’s finches and their beaks revealed by genome sequencing","volume":"518","author":[{"family":"Lamichhaney","given":"Sangeet"},{"family":"Berglund","given":"Jonas"},{"family":"Almén","given":"Markus Sällman"},{"family":"Maqbool","given":"Khurram"},{"family":"Grabherr","given":"Manfred"},{"family":"Martinez-Barrio","given":"Alvaro"},{"family":"Promerová","given":"Marta"},{"family":"Rubin","given":"Carl-Johan"},{"family":"Wang","given":"Chao"},{"family":"Zamani","given":"Neda"},{"family":"Grant","given":"B. Rosemary"},{"family":"Grant","given":"Peter R."},{"family":"Webster","given":"Matthew T."},{"family":"Andersson","given":"Leif"}],"issued":{"date-parts":[["2015",2]]}}}],"schema":"https://github.com/citation-style-language/schema/raw/master/csl-citation.json"} </w:instrText>
      </w:r>
      <w:r w:rsidR="005D0C93">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10</w:t>
      </w:r>
      <w:r w:rsidR="00CD2851" w:rsidRPr="00CD2851">
        <w:rPr>
          <w:rFonts w:eastAsiaTheme="minorHAnsi"/>
          <w14:ligatures w14:val="standardContextual"/>
        </w:rPr>
        <w:t>)</w:t>
      </w:r>
      <w:r w:rsidR="005D0C93">
        <w:fldChar w:fldCharType="end"/>
      </w:r>
      <w:ins w:id="122" w:author="Danny Jackson (Student)" w:date="2025-06-24T12:41:00Z" w16du:dateUtc="2025-06-24T19:41:00Z">
        <w:r w:rsidR="0010629E">
          <w:t>, generating a genomic time-series spanning the period before and after the introduction of the parasite</w:t>
        </w:r>
      </w:ins>
      <w:r w:rsidR="005D0C93">
        <w:t xml:space="preserve">. </w:t>
      </w:r>
      <w:r w:rsidR="00566377">
        <w:t xml:space="preserve">Birds from both sampling time points were </w:t>
      </w:r>
      <w:r w:rsidR="00665B9B">
        <w:t>collected on Santa Cruz Island an</w:t>
      </w:r>
      <w:r w:rsidR="005D7919">
        <w:t>d</w:t>
      </w:r>
      <w:r w:rsidR="00665B9B">
        <w:t xml:space="preserve"> were </w:t>
      </w:r>
      <w:r w:rsidR="00566377">
        <w:t>sequenced to the same depth of coverage (~10x) using 2</w:t>
      </w:r>
      <w:r w:rsidR="00187FEB">
        <w:t xml:space="preserve"> </w:t>
      </w:r>
      <w:r w:rsidR="00566377">
        <w:t>x</w:t>
      </w:r>
      <w:r w:rsidR="00187FEB">
        <w:t xml:space="preserve"> </w:t>
      </w:r>
      <w:r w:rsidR="00566377">
        <w:t>125 base-pair paired-end reads</w:t>
      </w:r>
      <w:r w:rsidR="00665B9B">
        <w:t>. A</w:t>
      </w:r>
      <w:r w:rsidR="00566377">
        <w:t xml:space="preserve">ll were aligned to the </w:t>
      </w:r>
      <w:proofErr w:type="spellStart"/>
      <w:r w:rsidR="00566377" w:rsidRPr="00566377">
        <w:t>STF_HiC</w:t>
      </w:r>
      <w:proofErr w:type="spellEnd"/>
      <w:r w:rsidR="00566377" w:rsidRPr="00566377">
        <w:t xml:space="preserve"> </w:t>
      </w:r>
      <w:r w:rsidR="00566377">
        <w:t>small tree finch genome (</w:t>
      </w:r>
      <w:r w:rsidR="00566377" w:rsidRPr="00566377">
        <w:t xml:space="preserve">1.28 GB; </w:t>
      </w:r>
      <w:proofErr w:type="spellStart"/>
      <w:r w:rsidR="00566377" w:rsidRPr="00566377">
        <w:t>Genbank</w:t>
      </w:r>
      <w:proofErr w:type="spellEnd"/>
      <w:r w:rsidR="00566377" w:rsidRPr="00566377">
        <w:t xml:space="preserve"> accession number: GCF_901933205.1</w:t>
      </w:r>
      <w:ins w:id="123" w:author="Danny Jackson (Student)" w:date="2025-06-24T12:27:00Z" w16du:dateUtc="2025-06-24T19:27:00Z">
        <w:r w:rsidR="00101EAE">
          <w:t>)</w:t>
        </w:r>
      </w:ins>
      <w:del w:id="124" w:author="Danny Jackson (Student)" w:date="2025-06-24T12:28:00Z" w16du:dateUtc="2025-06-24T19:28:00Z">
        <w:r w:rsidR="005E31FC" w:rsidDel="00101EAE">
          <w:delText>,</w:delText>
        </w:r>
      </w:del>
      <w:r w:rsidR="005E31FC">
        <w:t xml:space="preserve"> </w:t>
      </w:r>
      <w:ins w:id="125" w:author="Danny Jackson (Student)" w:date="2025-06-24T12:28:00Z" w16du:dateUtc="2025-06-24T19:28:00Z">
        <w:r w:rsidR="00101EAE">
          <w:t>(</w:t>
        </w:r>
      </w:ins>
      <w:r w:rsidR="005E31FC">
        <w:fldChar w:fldCharType="begin"/>
      </w:r>
      <w:r w:rsidR="005A67A7">
        <w:instrText xml:space="preserve"> ADDIN ZOTERO_ITEM CSL_CITATION {"citationID":"eo3QhccX","properties":{"formattedCitation":"({\\i{}6})","plainCitation":"(6)","dontUpdate":true,"noteIndex":0},"citationItems":[{"id":1122,"uris":["http://zotero.org/users/15902993/items/SPJSVZLN"],"itemData":{"id":1122,"type":"article-journal","abstract":"Recent adaptive radiations are models for investigating mechanisms contributing to the evolution of biodiversity. An unresolved question is the relative importance of new mutations, ancestral variants, and introgressive hybridization for phenotypic evolution and speciation. Here, we address this issue using Darwin’s finches and investigate the genomic architecture underlying their phenotypic diversity. Admixture mapping for beak and body size in the small, medium, and large ground finches revealed 28 loci showing strong genetic differentiation. These loci represent ancestral haplotype blocks with origins predating speciation events during the Darwin’s finch radiation. Genes expressed in the developing beak are overrepresented in these genomic regions. Ancestral haplotypes constitute genetic modules for selection and act as key determinants of the unusual phenotypic diversity of Darwin’s finches. Such ancestral haplotype blocks can be critical for how species adapt to environmental variability and change.","container-title":"Science Advances","DOI":"10.1126/sciadv.abm5982","issue":"27","note":"publisher: American Association for the Advancement of Science","page":"eabm5982","source":"www-science-org.ezproxy1.library.arizona.edu (Atypon)","title":"Rapid adaptive radiation of Darwin’s finches depends on ancestral genetic modules","volume":"8","author":[{"family":"Rubin","given":"Carl-Johan"},{"family":"Enbody","given":"Erik D."},{"family":"Dobreva","given":"Mariya P."},{"family":"Abzhanov","given":"Arhat"},{"family":"Davis","given":"Brian W."},{"family":"Lamichhaney","given":"Sangeet"},{"family":"Pettersson","given":"Mats"},{"family":"Sendell-Price","given":"Ashley T."},{"family":"Sprehn","given":"C. Grace"},{"family":"Valle","given":"Carlos A."},{"family":"Vasco","given":"Karla"},{"family":"Wallerman","given":"Ola"},{"family":"Grant","given":"B. Rosemary"},{"family":"Grant","given":"Peter R."},{"family":"Andersson","given":"Leif"}],"issued":{"date-parts":[["2022",7,8]]}}}],"schema":"https://github.com/citation-style-language/schema/raw/master/csl-citation.json"} </w:instrText>
      </w:r>
      <w:r w:rsidR="005E31FC">
        <w:fldChar w:fldCharType="separate"/>
      </w:r>
      <w:r w:rsidR="005E31FC" w:rsidRPr="005E31FC">
        <w:rPr>
          <w:rFonts w:eastAsiaTheme="minorHAnsi"/>
          <w:i/>
          <w:iCs/>
          <w14:ligatures w14:val="standardContextual"/>
        </w:rPr>
        <w:t>6</w:t>
      </w:r>
      <w:r w:rsidR="005E31FC" w:rsidRPr="005E31FC">
        <w:rPr>
          <w:rFonts w:eastAsiaTheme="minorHAnsi"/>
          <w14:ligatures w14:val="standardContextual"/>
        </w:rPr>
        <w:t>)</w:t>
      </w:r>
      <w:r w:rsidR="005E31FC">
        <w:fldChar w:fldCharType="end"/>
      </w:r>
      <w:r w:rsidR="00566377">
        <w:t>.</w:t>
      </w:r>
      <w:r w:rsidR="00654D9F">
        <w:t xml:space="preserve"> Analyses were conducted using a genotype likelihood framework. A total of </w:t>
      </w:r>
      <w:r w:rsidR="005735C2" w:rsidRPr="005735C2">
        <w:t xml:space="preserve">8,572,849 </w:t>
      </w:r>
      <w:r w:rsidR="00654D9F">
        <w:t>putatively polymorphic sites passed a SNP p-value threshold of 1e-6 in ANGSD</w:t>
      </w:r>
      <w:r w:rsidR="005735C2">
        <w:t xml:space="preserve"> </w:t>
      </w:r>
      <w:r w:rsidR="005735C2">
        <w:fldChar w:fldCharType="begin"/>
      </w:r>
      <w:r w:rsidR="00CD2851">
        <w:instrText xml:space="preserve"> ADDIN ZOTERO_ITEM CSL_CITATION {"citationID":"qLLxAQHj","properties":{"formattedCitation":"({\\i{}12})","plainCitation":"(12)","noteIndex":0},"citationItems":[{"id":982,"uris":["http://zotero.org/users/15902993/items/XVWAY64Q"],"itemData":{"id":982,"type":"article-journal","abstract":"High-throughput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Bioinformatics","DOI":"10.1186/s12859-014-0356-4","ISSN":"1471-2105","issue":"1","journalAbbreviation":"BMC Bioinformatics","language":"en","page":"356","source":"Springer Link","title":"ANGSD: Analysis of Next Generation Sequencing Data","title-short":"ANGSD","volume":"15","author":[{"family":"Korneliussen","given":"Thorfinn Sand"},{"family":"Albrechtsen","given":"Anders"},{"family":"Nielsen","given":"Rasmus"}],"issued":{"date-parts":[["2014",11,25]]}}}],"schema":"https://github.com/citation-style-language/schema/raw/master/csl-citation.json"} </w:instrText>
      </w:r>
      <w:r w:rsidR="005735C2">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12</w:t>
      </w:r>
      <w:r w:rsidR="00CD2851" w:rsidRPr="00CD2851">
        <w:rPr>
          <w:rFonts w:eastAsiaTheme="minorHAnsi"/>
          <w14:ligatures w14:val="standardContextual"/>
        </w:rPr>
        <w:t>)</w:t>
      </w:r>
      <w:r w:rsidR="005735C2">
        <w:fldChar w:fldCharType="end"/>
      </w:r>
      <w:r w:rsidR="00654D9F">
        <w:t>.</w:t>
      </w:r>
      <w:r w:rsidR="00566377">
        <w:t xml:space="preserve"> </w:t>
      </w:r>
      <w:r w:rsidR="008D4415">
        <w:t>Disentangling the signals of</w:t>
      </w:r>
      <w:r w:rsidR="00903CDB">
        <w:t xml:space="preserve"> selection </w:t>
      </w:r>
      <w:r w:rsidR="008D4415">
        <w:t xml:space="preserve">from those of drift </w:t>
      </w:r>
      <w:r w:rsidR="00903CDB">
        <w:t xml:space="preserve">over such a short time frame (~3.5-7 generations) is challenging, so we used a conservative approach that identified </w:t>
      </w:r>
      <w:r w:rsidR="00903CDB">
        <w:lastRenderedPageBreak/>
        <w:t xml:space="preserve">outlier genomic regions with evidence of both divergence over time and shifts in the site frequency spectrum associated with selective sweeps. We </w:t>
      </w:r>
      <w:ins w:id="126" w:author="Danny Jackson (Student)" w:date="2025-06-16T17:03:00Z" w16du:dateUtc="2025-06-17T00:03:00Z">
        <w:r w:rsidR="007E6CC8">
          <w:t>calculated F</w:t>
        </w:r>
        <w:r w:rsidR="007E6CC8" w:rsidRPr="00903CDB">
          <w:rPr>
            <w:vertAlign w:val="subscript"/>
          </w:rPr>
          <w:t>ST</w:t>
        </w:r>
        <w:r w:rsidR="007E6CC8">
          <w:t xml:space="preserve"> and ∆Tajima’s D in 50kb windows with a 12.5kb step in ANGSD</w:t>
        </w:r>
      </w:ins>
      <w:ins w:id="127" w:author="Danny Jackson (Student)" w:date="2025-06-16T17:05:00Z" w16du:dateUtc="2025-06-17T00:05:00Z">
        <w:r w:rsidR="007E6CC8">
          <w:t>. Both statistics</w:t>
        </w:r>
      </w:ins>
      <w:ins w:id="128" w:author="Danny Jackson (Student)" w:date="2025-06-16T17:03:00Z" w16du:dateUtc="2025-06-17T00:03:00Z">
        <w:r w:rsidR="007E6CC8">
          <w:t xml:space="preserve"> we</w:t>
        </w:r>
      </w:ins>
      <w:ins w:id="129" w:author="Danny Jackson (Student)" w:date="2025-06-16T17:05:00Z" w16du:dateUtc="2025-06-17T00:05:00Z">
        <w:r w:rsidR="007E6CC8">
          <w:t xml:space="preserve">re </w:t>
        </w:r>
      </w:ins>
      <w:ins w:id="130" w:author="Danny Jackson (Student)" w:date="2025-06-16T17:03:00Z" w16du:dateUtc="2025-06-17T00:03:00Z">
        <w:r w:rsidR="007E6CC8">
          <w:t>scaled and centered</w:t>
        </w:r>
      </w:ins>
      <w:ins w:id="131" w:author="Danny Jackson (Student)" w:date="2025-06-16T17:05:00Z" w16du:dateUtc="2025-06-17T00:05:00Z">
        <w:r w:rsidR="007E6CC8">
          <w:t>,</w:t>
        </w:r>
      </w:ins>
      <w:ins w:id="132" w:author="Danny Jackson (Student)" w:date="2025-06-16T17:03:00Z" w16du:dateUtc="2025-06-17T00:03:00Z">
        <w:r w:rsidR="007E6CC8">
          <w:t xml:space="preserve"> and</w:t>
        </w:r>
      </w:ins>
      <w:ins w:id="133" w:author="Danny Jackson (Student)" w:date="2025-06-16T17:05:00Z" w16du:dateUtc="2025-06-17T00:05:00Z">
        <w:r w:rsidR="007E6CC8">
          <w:t xml:space="preserve"> we</w:t>
        </w:r>
      </w:ins>
      <w:ins w:id="134" w:author="Danny Jackson (Student)" w:date="2025-06-16T17:03:00Z" w16du:dateUtc="2025-06-17T00:03:00Z">
        <w:r w:rsidR="007E6CC8">
          <w:t xml:space="preserve"> took the inverse of ∆Ta</w:t>
        </w:r>
      </w:ins>
      <w:ins w:id="135" w:author="Danny Jackson (Student)" w:date="2025-06-16T17:04:00Z" w16du:dateUtc="2025-06-17T00:04:00Z">
        <w:r w:rsidR="007E6CC8">
          <w:t xml:space="preserve">jima’s D to align the direction of significance between the two </w:t>
        </w:r>
      </w:ins>
      <w:ins w:id="136" w:author="Danny Jackson (Student)" w:date="2025-06-16T17:05:00Z" w16du:dateUtc="2025-06-17T00:05:00Z">
        <w:r w:rsidR="007E6CC8">
          <w:t>metrics</w:t>
        </w:r>
      </w:ins>
      <w:ins w:id="137" w:author="Danny Jackson (Student)" w:date="2025-06-16T17:04:00Z" w16du:dateUtc="2025-06-17T00:04:00Z">
        <w:r w:rsidR="007E6CC8">
          <w:t xml:space="preserve">. We </w:t>
        </w:r>
      </w:ins>
      <w:r w:rsidR="00903CDB">
        <w:t xml:space="preserve">classified outliers as the top 0.1% </w:t>
      </w:r>
      <w:r w:rsidR="00281DD4">
        <w:t xml:space="preserve">windows </w:t>
      </w:r>
      <w:r w:rsidR="00903CDB">
        <w:t>of the sum of the scaled and centered F</w:t>
      </w:r>
      <w:r w:rsidR="00903CDB" w:rsidRPr="00903CDB">
        <w:rPr>
          <w:vertAlign w:val="subscript"/>
        </w:rPr>
        <w:t>ST</w:t>
      </w:r>
      <w:r w:rsidR="00903CDB">
        <w:t xml:space="preserve"> and the inverse of ∆Tajima’s D</w:t>
      </w:r>
      <w:del w:id="138" w:author="Danny Jackson (Student)" w:date="2025-06-16T17:04:00Z" w16du:dateUtc="2025-06-17T00:04:00Z">
        <w:r w:rsidR="00903CDB" w:rsidDel="007E6CC8">
          <w:delText xml:space="preserve">, </w:delText>
        </w:r>
        <w:commentRangeStart w:id="139"/>
        <w:commentRangeStart w:id="140"/>
        <w:r w:rsidR="00903CDB" w:rsidDel="007E6CC8">
          <w:delText>using 50kb windows with a 12.5kb step in</w:delText>
        </w:r>
        <w:commentRangeEnd w:id="139"/>
        <w:r w:rsidR="00635559" w:rsidDel="007E6CC8">
          <w:rPr>
            <w:rStyle w:val="CommentReference"/>
          </w:rPr>
          <w:commentReference w:id="139"/>
        </w:r>
        <w:commentRangeEnd w:id="140"/>
        <w:r w:rsidR="00AB2280" w:rsidDel="007E6CC8">
          <w:rPr>
            <w:rStyle w:val="CommentReference"/>
          </w:rPr>
          <w:commentReference w:id="140"/>
        </w:r>
        <w:r w:rsidR="00903CDB" w:rsidDel="007E6CC8">
          <w:delText xml:space="preserve"> ANGSD</w:delText>
        </w:r>
      </w:del>
      <w:r w:rsidR="00903CDB">
        <w:t>.</w:t>
      </w:r>
      <w:r w:rsidR="005E31FC">
        <w:t xml:space="preserve"> </w:t>
      </w:r>
      <w:ins w:id="141" w:author="Danny Jackson (Student)" w:date="2025-06-24T12:09:00Z" w16du:dateUtc="2025-06-24T19:09:00Z">
        <w:r w:rsidR="002176CC">
          <w:t xml:space="preserve">Genes that overlapped with any portion of the outlier windows were identified as putative targets of selection. </w:t>
        </w:r>
      </w:ins>
      <w:r w:rsidR="005E31FC">
        <w:t xml:space="preserve">We used a less conservative cutoff of 1% to </w:t>
      </w:r>
      <w:r w:rsidR="00964A35">
        <w:t>test for parallel se</w:t>
      </w:r>
      <w:ins w:id="142" w:author="Danny Jackson (Student)" w:date="2025-06-24T11:24:00Z" w16du:dateUtc="2025-06-24T18:24:00Z">
        <w:r w:rsidR="00641BA3">
          <w:t>le</w:t>
        </w:r>
      </w:ins>
      <w:r w:rsidR="00964A35">
        <w:t>ction on</w:t>
      </w:r>
      <w:r w:rsidR="005E31FC">
        <w:t xml:space="preserve"> </w:t>
      </w:r>
      <w:r w:rsidR="00964A35">
        <w:t>the same genes across</w:t>
      </w:r>
      <w:r w:rsidR="005E31FC">
        <w:t xml:space="preserve"> </w:t>
      </w:r>
      <w:r w:rsidR="001E0683">
        <w:t>all three</w:t>
      </w:r>
      <w:r w:rsidR="005E31FC">
        <w:t xml:space="preserve"> species. </w:t>
      </w:r>
      <w:r w:rsidR="00BE5998">
        <w:t xml:space="preserve">We tested for overrepresented Gene Ontology </w:t>
      </w:r>
      <w:r w:rsidR="001E0683">
        <w:t xml:space="preserve">(GO) </w:t>
      </w:r>
      <w:r w:rsidR="00BE5998">
        <w:t xml:space="preserve">terms associated with genes within the outlier windows from our additive model of </w:t>
      </w:r>
      <w:r w:rsidR="00BE5998">
        <w:rPr>
          <w:i/>
          <w:iCs/>
        </w:rPr>
        <w:t>Z-</w:t>
      </w:r>
      <w:r w:rsidR="00BE5998">
        <w:t>F</w:t>
      </w:r>
      <w:r w:rsidR="00BE5998" w:rsidRPr="00903CDB">
        <w:rPr>
          <w:vertAlign w:val="subscript"/>
        </w:rPr>
        <w:t>ST</w:t>
      </w:r>
      <w:r w:rsidR="00BE5998">
        <w:t xml:space="preserve"> and the inverse of </w:t>
      </w:r>
      <w:r w:rsidR="00BE5998">
        <w:rPr>
          <w:i/>
          <w:iCs/>
        </w:rPr>
        <w:t>Z-</w:t>
      </w:r>
      <w:r w:rsidR="00BE5998">
        <w:t xml:space="preserve">∆Tajima’s D for each species. </w:t>
      </w:r>
      <w:ins w:id="143" w:author="Danny Jackson (Student)" w:date="2025-06-16T16:53:00Z" w16du:dateUtc="2025-06-16T23:53:00Z">
        <w:r w:rsidR="00D322E1">
          <w:t xml:space="preserve">Finally, we </w:t>
        </w:r>
      </w:ins>
      <w:ins w:id="144" w:author="Danny Jackson (Student)" w:date="2025-06-16T16:56:00Z" w16du:dateUtc="2025-06-16T23:56:00Z">
        <w:r w:rsidR="00D322E1">
          <w:t>examined the function of each</w:t>
        </w:r>
      </w:ins>
      <w:ins w:id="145" w:author="Danny Jackson (Student)" w:date="2025-06-16T16:53:00Z" w16du:dateUtc="2025-06-16T23:53:00Z">
        <w:r w:rsidR="00D322E1">
          <w:t xml:space="preserve"> </w:t>
        </w:r>
      </w:ins>
      <w:ins w:id="146" w:author="Danny Jackson (Student)" w:date="2025-06-16T16:55:00Z" w16du:dateUtc="2025-06-16T23:55:00Z">
        <w:r w:rsidR="00D322E1">
          <w:t xml:space="preserve">gene </w:t>
        </w:r>
      </w:ins>
      <w:ins w:id="147" w:author="Danny Jackson (Student)" w:date="2025-06-16T16:56:00Z" w16du:dateUtc="2025-06-16T23:56:00Z">
        <w:r w:rsidR="00D322E1">
          <w:t>associated with a significant GO term, as well as</w:t>
        </w:r>
      </w:ins>
      <w:ins w:id="148" w:author="Danny Jackson (Student)" w:date="2025-06-16T16:55:00Z" w16du:dateUtc="2025-06-16T23:55:00Z">
        <w:r w:rsidR="00D322E1">
          <w:t xml:space="preserve"> the </w:t>
        </w:r>
      </w:ins>
      <w:ins w:id="149" w:author="Danny Jackson (Student)" w:date="2025-06-16T16:57:00Z" w16du:dateUtc="2025-06-16T23:57:00Z">
        <w:r w:rsidR="00D322E1">
          <w:t>potential</w:t>
        </w:r>
      </w:ins>
      <w:ins w:id="150" w:author="Danny Jackson (Student)" w:date="2025-06-16T16:53:00Z" w16du:dateUtc="2025-06-16T23:53:00Z">
        <w:r w:rsidR="00D322E1">
          <w:t xml:space="preserve"> </w:t>
        </w:r>
      </w:ins>
      <w:ins w:id="151" w:author="Danny Jackson (Student)" w:date="2025-06-16T16:55:00Z" w16du:dateUtc="2025-06-16T23:55:00Z">
        <w:r w:rsidR="00D322E1">
          <w:t>effects</w:t>
        </w:r>
      </w:ins>
      <w:ins w:id="152" w:author="Danny Jackson (Student)" w:date="2025-06-16T16:53:00Z" w16du:dateUtc="2025-06-16T23:53:00Z">
        <w:r w:rsidR="00D322E1">
          <w:t xml:space="preserve"> of </w:t>
        </w:r>
      </w:ins>
      <w:ins w:id="153" w:author="Danny Jackson (Student)" w:date="2025-06-16T16:54:00Z" w16du:dateUtc="2025-06-16T23:54:00Z">
        <w:r w:rsidR="00D322E1">
          <w:t>single nucleotide polymorphisms (SNPs)</w:t>
        </w:r>
      </w:ins>
      <w:ins w:id="154" w:author="Danny Jackson (Student)" w:date="2025-06-16T16:57:00Z" w16du:dateUtc="2025-06-16T23:57:00Z">
        <w:r w:rsidR="00D322E1">
          <w:t xml:space="preserve"> within those genes</w:t>
        </w:r>
      </w:ins>
      <w:ins w:id="155" w:author="Danny Jackson (Student)" w:date="2025-06-16T16:55:00Z" w16du:dateUtc="2025-06-16T23:55:00Z">
        <w:r w:rsidR="00D322E1">
          <w:t>.</w:t>
        </w:r>
      </w:ins>
      <w:ins w:id="156" w:author="McNew, Sabrina - (mcnew)" w:date="2025-06-13T16:18:00Z" w16du:dateUtc="2025-06-13T23:18:00Z">
        <w:del w:id="157" w:author="Danny Jackson (Student)" w:date="2025-06-16T16:55:00Z" w16du:dateUtc="2025-06-16T23:55:00Z">
          <w:r w:rsidR="00483D4E" w:rsidDel="00D322E1">
            <w:delText xml:space="preserve">Add one more sentence saying the last step was investigating gene functions for the genes that </w:delText>
          </w:r>
          <w:r w:rsidR="00016F29" w:rsidDel="00D322E1">
            <w:delText>underlie</w:delText>
          </w:r>
          <w:r w:rsidR="00483D4E" w:rsidDel="00D322E1">
            <w:delText xml:space="preserve"> significant GO </w:delText>
          </w:r>
          <w:r w:rsidR="00016F29" w:rsidDel="00D322E1">
            <w:delText>terms</w:delText>
          </w:r>
          <w:r w:rsidR="00483D4E" w:rsidDel="00D322E1">
            <w:delText xml:space="preserve"> </w:delText>
          </w:r>
        </w:del>
      </w:ins>
    </w:p>
    <w:p w14:paraId="1535D64C" w14:textId="2DB60C52" w:rsidR="00E00BF9" w:rsidRPr="00E00BF9" w:rsidRDefault="00E00BF9" w:rsidP="00E00BF9">
      <w:pPr>
        <w:spacing w:after="160" w:line="278" w:lineRule="auto"/>
        <w:rPr>
          <w:b/>
          <w:bCs/>
          <w:sz w:val="28"/>
          <w:szCs w:val="28"/>
        </w:rPr>
      </w:pPr>
      <w:r>
        <w:rPr>
          <w:b/>
          <w:bCs/>
          <w:sz w:val="28"/>
          <w:szCs w:val="28"/>
        </w:rPr>
        <w:t>Low genome-wide divergence over 20 years of selection</w:t>
      </w:r>
    </w:p>
    <w:p w14:paraId="5D9D959B" w14:textId="14E50C99" w:rsidR="00665B9B" w:rsidRDefault="00665B9B" w:rsidP="00BE5998">
      <w:pPr>
        <w:spacing w:after="160" w:line="278" w:lineRule="auto"/>
        <w:ind w:firstLine="720"/>
      </w:pPr>
      <w:r>
        <w:t>All three species showed low levels of divergence between the two time points (Genome-wide F</w:t>
      </w:r>
      <w:r w:rsidRPr="00665B9B">
        <w:rPr>
          <w:vertAlign w:val="subscript"/>
        </w:rPr>
        <w:t>ST</w:t>
      </w:r>
      <w:r>
        <w:t xml:space="preserve"> = 0.029-0.038, maximum windowed F</w:t>
      </w:r>
      <w:r w:rsidRPr="00665B9B">
        <w:rPr>
          <w:vertAlign w:val="subscript"/>
        </w:rPr>
        <w:t>ST</w:t>
      </w:r>
      <w:r>
        <w:t xml:space="preserve"> = 0.299-0.369</w:t>
      </w:r>
      <w:r w:rsidR="005735C2">
        <w:t xml:space="preserve">, </w:t>
      </w:r>
      <w:del w:id="158" w:author="Danny Jackson (Student)" w:date="2025-06-24T12:23:00Z" w16du:dateUtc="2025-06-24T19:23:00Z">
        <w:r w:rsidR="005735C2" w:rsidDel="00101EAE">
          <w:delText xml:space="preserve">Figure </w:delText>
        </w:r>
      </w:del>
      <w:ins w:id="159" w:author="Danny Jackson (Student)" w:date="2025-06-24T12:23:00Z" w16du:dateUtc="2025-06-24T19:23:00Z">
        <w:r w:rsidR="00101EAE">
          <w:t>Fig.</w:t>
        </w:r>
        <w:r w:rsidR="00101EAE">
          <w:t xml:space="preserve"> </w:t>
        </w:r>
      </w:ins>
      <w:r w:rsidR="005735C2">
        <w:t xml:space="preserve">S3, </w:t>
      </w:r>
      <w:del w:id="160" w:author="Danny Jackson (Student)" w:date="2025-06-24T12:23:00Z" w16du:dateUtc="2025-06-24T19:23:00Z">
        <w:r w:rsidR="005735C2" w:rsidDel="00101EAE">
          <w:delText xml:space="preserve">Table </w:delText>
        </w:r>
      </w:del>
      <w:ins w:id="161" w:author="Danny Jackson (Student)" w:date="2025-06-24T12:23:00Z" w16du:dateUtc="2025-06-24T19:23:00Z">
        <w:r w:rsidR="00101EAE">
          <w:t>table</w:t>
        </w:r>
        <w:r w:rsidR="00101EAE">
          <w:t xml:space="preserve"> </w:t>
        </w:r>
      </w:ins>
      <w:r w:rsidR="005735C2">
        <w:t>S1</w:t>
      </w:r>
      <w:r>
        <w:t>)</w:t>
      </w:r>
      <w:r w:rsidR="00BE5998">
        <w:t>.</w:t>
      </w:r>
      <w:r w:rsidR="00141FA8">
        <w:t xml:space="preserve"> Historic population size inferences in MSMC could change over time in the presence of novel patterns of introgression or gene flow </w:t>
      </w:r>
      <w:r w:rsidR="00141FA8">
        <w:fldChar w:fldCharType="begin"/>
      </w:r>
      <w:r w:rsidR="00CD2851">
        <w:instrText xml:space="preserve"> ADDIN ZOTERO_ITEM CSL_CITATION {"citationID":"KLOmjQRi","properties":{"formattedCitation":"({\\i{}13})","plainCitation":"(13)","noteIndex":0},"citationItems":[{"id":214,"uris":["http://zotero.org/users/15902993/items/5HI4WEI8"],"itemData":{"id":214,"type":"article-journal","abstract":"Abstract\n            \n              Combating the current biodiversity crisis requires the accurate documentation of population responses to human‐induced ecological change. However, our ability to pinpoint population responses to human activities is often limited to the analysis of populations studied well after the fact. Museum collections preserve a record of population responses to anthropogenic change that can provide critical baseline data on patterns of genetic diversity, connectivity, and population structure prior to the onset of human perturbation. Here, we leverage a spatially replicated time series of specimens to document population genomic responses to the destruction of nearly 90% of coastal habitats occupied by the Savannah sparrow (\n              Passerculus sandwichensis\n              ) in California. We sequenced 219 sparrows collected from 1889 to 2017 across the state of California using an exome capture approach. Spatial–temporal analyses of genetic diversity found that the amount of habitat lost was not predictive of genetic diversity loss. Sparrow populations from southern California historically exhibited lower levels of genetic diversity and experienced the most significant temporal declines in genetic diversity. Despite experiencing the greatest levels of habitat loss, we found that genetic diversity in the San Francisco Bay area remained relatively high. This was potentially related to an observed increase in gene flow into the Bay Area from other populations. While gene flow may have minimized genetic diversity declines, we also found that immigration from inland freshwater‐adapted populations into tidal marsh populations led to the erosion of divergence at loci associated with tidal marsh adaptation. Shifting patterns of gene flow through time in response to habitat loss may thus contribute to negative fitness consequences and outbreeding depression. Together, our results underscore the importance of tracing the genomic trajectories of multiple populations over time to address issues of fundamental conservation concern.","container-title":"Global Change Biology","DOI":"10.1111/gcb.17126","ISSN":"1354-1013, 1365-2486","issue":"1","journalAbbreviation":"Global Change Biology","language":"en","page":"e17126","source":"DOI.org (Crossref)","title":"Spatial variation in population genomic responses to over a century of anthropogenic change within a tidal marsh songbird","volume":"30","author":[{"family":"Benham","given":"Phred M."},{"family":"Walsh","given":"Jennifer"},{"family":"Bowie","given":"Rauri C. K."}],"issued":{"date-parts":[["2024",1]]}}}],"schema":"https://github.com/citation-style-language/schema/raw/master/csl-citation.json"} </w:instrText>
      </w:r>
      <w:r w:rsidR="00141FA8">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13</w:t>
      </w:r>
      <w:r w:rsidR="00CD2851" w:rsidRPr="00CD2851">
        <w:rPr>
          <w:rFonts w:eastAsiaTheme="minorHAnsi"/>
          <w14:ligatures w14:val="standardContextual"/>
        </w:rPr>
        <w:t>)</w:t>
      </w:r>
      <w:r w:rsidR="00141FA8">
        <w:fldChar w:fldCharType="end"/>
      </w:r>
      <w:r w:rsidR="00C066B7">
        <w:t>; however, we</w:t>
      </w:r>
      <w:r w:rsidR="00141FA8">
        <w:t xml:space="preserve"> did not </w:t>
      </w:r>
      <w:r w:rsidR="00C066B7">
        <w:t>observe differences</w:t>
      </w:r>
      <w:r w:rsidR="00141FA8">
        <w:t xml:space="preserve"> between </w:t>
      </w:r>
      <w:r w:rsidR="00C066B7">
        <w:t xml:space="preserve">models of </w:t>
      </w:r>
      <w:r w:rsidR="00141FA8">
        <w:t>pre- and post-invasion samples</w:t>
      </w:r>
      <w:r w:rsidR="00C066B7">
        <w:t xml:space="preserve"> in any species</w:t>
      </w:r>
      <w:ins w:id="162" w:author="Danny Jackson (Student)" w:date="2025-06-24T11:24:00Z" w16du:dateUtc="2025-06-24T18:24:00Z">
        <w:r w:rsidR="00641BA3">
          <w:t xml:space="preserve"> (</w:t>
        </w:r>
      </w:ins>
      <w:ins w:id="163" w:author="Danny Jackson (Student)" w:date="2025-06-24T12:23:00Z" w16du:dateUtc="2025-06-24T19:23:00Z">
        <w:r w:rsidR="00101EAE">
          <w:t>Fig.</w:t>
        </w:r>
      </w:ins>
      <w:ins w:id="164" w:author="Danny Jackson (Student)" w:date="2025-06-24T11:25:00Z" w16du:dateUtc="2025-06-24T18:25:00Z">
        <w:r w:rsidR="00641BA3">
          <w:t xml:space="preserve"> S</w:t>
        </w:r>
      </w:ins>
      <w:ins w:id="165" w:author="Danny Jackson (Student)" w:date="2025-06-24T12:11:00Z" w16du:dateUtc="2025-06-24T19:11:00Z">
        <w:r w:rsidR="002176CC">
          <w:t>2</w:t>
        </w:r>
      </w:ins>
      <w:ins w:id="166" w:author="Danny Jackson (Student)" w:date="2025-06-24T11:25:00Z" w16du:dateUtc="2025-06-24T18:25:00Z">
        <w:r w:rsidR="00641BA3">
          <w:t>)</w:t>
        </w:r>
      </w:ins>
      <w:r w:rsidR="00C066B7">
        <w:t>.</w:t>
      </w:r>
      <w:ins w:id="167" w:author="Danny Jackson (Student)" w:date="2025-06-24T12:07:00Z" w16du:dateUtc="2025-06-24T19:07:00Z">
        <w:r w:rsidR="002176CC">
          <w:t xml:space="preserve"> </w:t>
        </w:r>
      </w:ins>
      <w:del w:id="168" w:author="Danny Jackson (Student)" w:date="2025-06-24T11:24:00Z" w16du:dateUtc="2025-06-24T18:24:00Z">
        <w:r w:rsidR="00C066B7" w:rsidDel="00641BA3">
          <w:delText xml:space="preserve"> [</w:delText>
        </w:r>
        <w:r w:rsidR="00C066B7" w:rsidRPr="00C066B7" w:rsidDel="00641BA3">
          <w:rPr>
            <w:i/>
            <w:iCs/>
          </w:rPr>
          <w:delText>Alternatively, briefly describe observed differences here</w:delText>
        </w:r>
        <w:r w:rsidR="00C066B7" w:rsidDel="00641BA3">
          <w:delText xml:space="preserve"> – </w:delText>
        </w:r>
        <w:r w:rsidR="00C066B7" w:rsidRPr="00C066B7" w:rsidDel="00641BA3">
          <w:rPr>
            <w:i/>
            <w:iCs/>
          </w:rPr>
          <w:delText>depends on Logan’s final results</w:delText>
        </w:r>
        <w:r w:rsidR="00C066B7" w:rsidDel="00641BA3">
          <w:delText>].</w:delText>
        </w:r>
      </w:del>
    </w:p>
    <w:p w14:paraId="538D549B" w14:textId="191B897A" w:rsidR="006F4936" w:rsidRPr="006F4936" w:rsidRDefault="00C066B7" w:rsidP="006F4936">
      <w:pPr>
        <w:spacing w:after="160" w:line="278" w:lineRule="auto"/>
        <w:rPr>
          <w:b/>
          <w:bCs/>
          <w:sz w:val="28"/>
          <w:szCs w:val="28"/>
        </w:rPr>
      </w:pPr>
      <w:r>
        <w:rPr>
          <w:b/>
          <w:bCs/>
          <w:sz w:val="28"/>
          <w:szCs w:val="28"/>
        </w:rPr>
        <w:t xml:space="preserve">Signals of selection </w:t>
      </w:r>
      <w:r w:rsidR="00B12272">
        <w:rPr>
          <w:b/>
          <w:bCs/>
          <w:sz w:val="28"/>
          <w:szCs w:val="28"/>
        </w:rPr>
        <w:t xml:space="preserve">in response to parasitism </w:t>
      </w:r>
      <w:r>
        <w:rPr>
          <w:b/>
          <w:bCs/>
          <w:sz w:val="28"/>
          <w:szCs w:val="28"/>
        </w:rPr>
        <w:t>emerged from two species</w:t>
      </w:r>
    </w:p>
    <w:p w14:paraId="37079B55" w14:textId="2D14CC78" w:rsidR="005A3E64" w:rsidRPr="00113D44" w:rsidRDefault="006E53C0" w:rsidP="00D56190">
      <w:pPr>
        <w:spacing w:after="160" w:line="278" w:lineRule="auto"/>
        <w:ind w:firstLine="720"/>
      </w:pPr>
      <w:r>
        <w:t xml:space="preserve">Genomic changes since the introduction of the fly were associated with significantly overrepresented GO terms in two of three focal taxa: </w:t>
      </w:r>
      <w:del w:id="169" w:author="Danny Jackson (Student)" w:date="2025-06-18T11:30:00Z" w16du:dateUtc="2025-06-18T18:30:00Z">
        <w:r w:rsidR="00BE5998" w:rsidDel="003A48D4">
          <w:delText xml:space="preserve">the vegetarian finch and </w:delText>
        </w:r>
      </w:del>
      <w:r w:rsidR="00BE5998">
        <w:t>the medium ground finch</w:t>
      </w:r>
      <w:ins w:id="170" w:author="Danny Jackson (Student)" w:date="2025-06-18T11:30:00Z" w16du:dateUtc="2025-06-18T18:30:00Z">
        <w:r w:rsidR="003A48D4">
          <w:t xml:space="preserve"> and the vegetarian finch</w:t>
        </w:r>
      </w:ins>
      <w:r w:rsidR="00BE5998">
        <w:t xml:space="preserve">. </w:t>
      </w:r>
      <w:ins w:id="171" w:author="Danny Jackson (Student)" w:date="2025-06-18T11:30:00Z" w16du:dateUtc="2025-06-18T18:30:00Z">
        <w:r w:rsidR="003A48D4">
          <w:t xml:space="preserve">The overrepresented categories for the medium ground finch were associated with regulation of various metabolic processes. </w:t>
        </w:r>
      </w:ins>
      <w:r w:rsidR="00126773">
        <w:t xml:space="preserve">In the vegetarian finch, </w:t>
      </w:r>
      <w:r w:rsidR="00EA3B08">
        <w:t xml:space="preserve">significant GO terms </w:t>
      </w:r>
      <w:r w:rsidR="00BE5998">
        <w:t>were associated with blood vessel development or immune function</w:t>
      </w:r>
      <w:r w:rsidR="00D63E94">
        <w:t xml:space="preserve">, i.e., biological phenotypes that likely are under selection </w:t>
      </w:r>
      <w:r w:rsidR="00BF0A43">
        <w:t>from the parasite</w:t>
      </w:r>
      <w:r w:rsidR="00AA6538">
        <w:t xml:space="preserve"> </w:t>
      </w:r>
      <w:r w:rsidR="00D63E94">
        <w:t>(</w:t>
      </w:r>
      <w:r w:rsidR="00BE5998">
        <w:t>Table 2</w:t>
      </w:r>
      <w:r w:rsidR="00C53B0A">
        <w:t>).</w:t>
      </w:r>
      <w:r w:rsidR="001E0683">
        <w:t xml:space="preserve"> </w:t>
      </w:r>
      <w:ins w:id="172" w:author="Danny Jackson (Student)" w:date="2025-06-18T11:25:00Z" w16du:dateUtc="2025-06-18T18:25:00Z">
        <w:r w:rsidR="003A48D4">
          <w:t xml:space="preserve">This remarkable finding of genes involved in blood vessel development under selection </w:t>
        </w:r>
      </w:ins>
      <w:ins w:id="173" w:author="Danny Jackson (Student)" w:date="2025-06-18T11:26:00Z" w16du:dateUtc="2025-06-18T18:26:00Z">
        <w:r w:rsidR="003A48D4">
          <w:t xml:space="preserve">in a </w:t>
        </w:r>
      </w:ins>
      <w:ins w:id="174" w:author="Danny Jackson (Student)" w:date="2025-06-18T11:28:00Z" w16du:dateUtc="2025-06-18T18:28:00Z">
        <w:r w:rsidR="003A48D4">
          <w:t>host taxon</w:t>
        </w:r>
      </w:ins>
      <w:ins w:id="175" w:author="Danny Jackson (Student)" w:date="2025-06-18T11:26:00Z" w16du:dateUtc="2025-06-18T18:26:00Z">
        <w:r w:rsidR="003A48D4">
          <w:t xml:space="preserve"> </w:t>
        </w:r>
      </w:ins>
      <w:ins w:id="176" w:author="Danny Jackson (Student)" w:date="2025-06-18T11:25:00Z" w16du:dateUtc="2025-06-18T18:25:00Z">
        <w:r w:rsidR="003A48D4">
          <w:t>by a</w:t>
        </w:r>
      </w:ins>
      <w:ins w:id="177" w:author="Danny Jackson (Student)" w:date="2025-06-18T11:26:00Z" w16du:dateUtc="2025-06-18T18:26:00Z">
        <w:r w:rsidR="003A48D4">
          <w:t xml:space="preserve"> </w:t>
        </w:r>
      </w:ins>
      <w:ins w:id="178" w:author="Danny Jackson (Student)" w:date="2025-06-18T11:25:00Z" w16du:dateUtc="2025-06-18T18:25:00Z">
        <w:r w:rsidR="003A48D4">
          <w:t>blood sucking fly only</w:t>
        </w:r>
      </w:ins>
      <w:ins w:id="179" w:author="Danny Jackson (Student)" w:date="2025-06-18T11:26:00Z" w16du:dateUtc="2025-06-18T18:26:00Z">
        <w:r w:rsidR="003A48D4">
          <w:t xml:space="preserve"> ~20 years after its introduction</w:t>
        </w:r>
      </w:ins>
      <w:ins w:id="180" w:author="Danny Jackson (Student)" w:date="2025-06-18T11:27:00Z" w16du:dateUtc="2025-06-18T18:27:00Z">
        <w:r w:rsidR="003A48D4">
          <w:t xml:space="preserve"> demonstrates the extreme impacts of this novel parasite.</w:t>
        </w:r>
      </w:ins>
      <w:ins w:id="181" w:author="Danny Jackson (Student)" w:date="2025-06-18T11:26:00Z" w16du:dateUtc="2025-06-18T18:26:00Z">
        <w:r w:rsidR="003A48D4">
          <w:t xml:space="preserve"> </w:t>
        </w:r>
      </w:ins>
      <w:ins w:id="182" w:author="Danny Jackson (Student)" w:date="2025-06-18T11:27:00Z" w16du:dateUtc="2025-06-18T18:27:00Z">
        <w:r w:rsidR="003A48D4">
          <w:t>It is also notable that we only observed this signal in t</w:t>
        </w:r>
      </w:ins>
      <w:ins w:id="183" w:author="Danny Jackson (Student)" w:date="2025-06-18T11:26:00Z" w16du:dateUtc="2025-06-18T18:26:00Z">
        <w:r w:rsidR="003A48D4" w:rsidRPr="003A48D4">
          <w:t>he vegetarian finch</w:t>
        </w:r>
      </w:ins>
      <w:ins w:id="184" w:author="Danny Jackson (Student)" w:date="2025-06-18T11:27:00Z" w16du:dateUtc="2025-06-18T18:27:00Z">
        <w:r w:rsidR="003A48D4">
          <w:t>, which</w:t>
        </w:r>
      </w:ins>
      <w:ins w:id="185" w:author="Danny Jackson (Student)" w:date="2025-06-18T11:26:00Z" w16du:dateUtc="2025-06-18T18:26:00Z">
        <w:r w:rsidR="003A48D4" w:rsidRPr="003A48D4">
          <w:t xml:space="preserve"> </w:t>
        </w:r>
      </w:ins>
      <w:ins w:id="186" w:author="Danny Jackson (Student)" w:date="2025-06-19T12:55:00Z" w16du:dateUtc="2025-06-19T19:55:00Z">
        <w:r w:rsidR="00994FE9">
          <w:t>exhibi</w:t>
        </w:r>
      </w:ins>
      <w:ins w:id="187" w:author="Danny Jackson (Student)" w:date="2025-06-19T12:56:00Z" w16du:dateUtc="2025-06-19T19:56:00Z">
        <w:r w:rsidR="00994FE9">
          <w:t>ts</w:t>
        </w:r>
      </w:ins>
      <w:ins w:id="188" w:author="Danny Jackson (Student)" w:date="2025-06-18T11:28:00Z" w16du:dateUtc="2025-06-18T18:28:00Z">
        <w:r w:rsidR="003A48D4">
          <w:t xml:space="preserve"> the highest tolerance for parasitism by </w:t>
        </w:r>
        <w:r w:rsidR="003A48D4" w:rsidRPr="003A48D4">
          <w:t xml:space="preserve">the avian vampire fly </w:t>
        </w:r>
        <w:r w:rsidR="003A48D4">
          <w:t>of all Darwin’s finches</w:t>
        </w:r>
      </w:ins>
      <w:ins w:id="189" w:author="Danny Jackson (Student)" w:date="2025-06-18T11:26:00Z" w16du:dateUtc="2025-06-18T18:26:00Z">
        <w:r w:rsidR="003A48D4" w:rsidRPr="003A48D4">
          <w:t xml:space="preserve"> (6, 8).</w:t>
        </w:r>
      </w:ins>
      <w:ins w:id="190" w:author="Danny Jackson (Student)" w:date="2025-06-19T16:54:00Z" w16du:dateUtc="2025-06-19T23:54:00Z">
        <w:r w:rsidR="00D56190">
          <w:t xml:space="preserve"> </w:t>
        </w:r>
      </w:ins>
      <w:ins w:id="191" w:author="Danny Jackson (Student)" w:date="2025-06-24T11:28:00Z" w16du:dateUtc="2025-06-24T18:28:00Z">
        <w:r w:rsidR="00641BA3">
          <w:t xml:space="preserve">Four genes drove the angiogenesis signal in the vegetarian finch: </w:t>
        </w:r>
        <w:r w:rsidR="00641BA3" w:rsidRPr="00141FA8">
          <w:rPr>
            <w:i/>
            <w:iCs/>
          </w:rPr>
          <w:t>ANGPT1</w:t>
        </w:r>
        <w:r w:rsidR="00641BA3" w:rsidRPr="00BE5998">
          <w:t xml:space="preserve">, </w:t>
        </w:r>
        <w:r w:rsidR="00641BA3" w:rsidRPr="00141FA8">
          <w:rPr>
            <w:i/>
            <w:iCs/>
          </w:rPr>
          <w:t>ITGA2B</w:t>
        </w:r>
        <w:r w:rsidR="00641BA3">
          <w:rPr>
            <w:i/>
            <w:iCs/>
          </w:rPr>
          <w:t>,</w:t>
        </w:r>
        <w:r w:rsidR="00641BA3" w:rsidRPr="00141FA8">
          <w:rPr>
            <w:i/>
            <w:iCs/>
          </w:rPr>
          <w:t xml:space="preserve"> HPSE</w:t>
        </w:r>
        <w:r w:rsidR="00641BA3">
          <w:t>, and</w:t>
        </w:r>
        <w:r w:rsidR="00641BA3" w:rsidRPr="00BE5998">
          <w:t xml:space="preserve"> </w:t>
        </w:r>
        <w:r w:rsidR="00641BA3" w:rsidRPr="00141FA8">
          <w:rPr>
            <w:i/>
            <w:iCs/>
          </w:rPr>
          <w:t>PODXL</w:t>
        </w:r>
        <w:r w:rsidR="00641BA3" w:rsidRPr="00BE5998">
          <w:t xml:space="preserve">. </w:t>
        </w:r>
      </w:ins>
      <w:moveToRangeStart w:id="192" w:author="Danny Jackson (Student)" w:date="2025-06-24T11:30:00Z" w:name="move201657054"/>
      <w:moveTo w:id="193" w:author="Danny Jackson (Student)" w:date="2025-06-24T11:30:00Z" w16du:dateUtc="2025-06-24T18:30:00Z">
        <w:r w:rsidR="00641BA3" w:rsidRPr="00141FA8">
          <w:rPr>
            <w:i/>
            <w:iCs/>
          </w:rPr>
          <w:t>ANGPT1</w:t>
        </w:r>
        <w:r w:rsidR="00641BA3">
          <w:t xml:space="preserve"> encodes the protein </w:t>
        </w:r>
        <w:r w:rsidR="00641BA3" w:rsidRPr="007C3173">
          <w:t>angiopoietin</w:t>
        </w:r>
        <w:r w:rsidR="00641BA3">
          <w:t xml:space="preserve">-1, which reduces vascular leakage and inflammation at wound sites </w:t>
        </w:r>
        <w:r w:rsidR="00641BA3">
          <w:fldChar w:fldCharType="begin"/>
        </w:r>
      </w:moveTo>
      <w:r w:rsidR="00CD2851">
        <w:instrText xml:space="preserve"> ADDIN ZOTERO_ITEM CSL_CITATION {"citationID":"ltwPVX6P","properties":{"formattedCitation":"({\\i{}14})","plainCitation":"(14)","noteIndex":0},"citationItems":[{"id":1127,"uris":["http://zotero.org/users/15902993/items/WJ8VX3MA"],"itemData":{"id":1127,"type":"article-journal","abstract":"Angiopoietin-1 (Ang1) has powerful vascular protective effects: suppressing plasma leakage, inhibiting vascular inflammation, and preventing endothelial death. Preclinical studies indicate that Ang1 may be therapeutically useful in a number of situations, including treatment of edema, endotoxemia, and transplant arteriosclerosis. However, the ligand has also been implicated in vessel remodeling, induction of angiogenesis and pulmonary hypertension, indicating that strategies to minimize any deleterious effects while optimizing vessel protection are likely to be needed. This review surveys the published data on vascular protective effects of Ang1 and highlights the therapeutic potential of this ligand, as well as possible limitations to its use. We also consider the data on Ang1 receptors and speculate on how to maximize therapeutic benefit by targeting the Tie receptors.","container-title":"Circulation Research","DOI":"10.1161/01.RES.0000218275.54089.12","issue":"8","note":"publisher: American Heart Association","page":"1014-1023","source":"www-ahajournals-org.ezproxy1.library.arizona.edu (Atypon)","title":"Signaling and Functions of Angiopoietin-1 in Vascular Protection","volume":"98","author":[{"family":"Brindle","given":"Nicholas P.J."},{"family":"Saharinen","given":"Pipsa"},{"family":"Alitalo","given":"Kari"}],"issued":{"date-parts":[["2006",4,28]]}}}],"schema":"https://github.com/citation-style-language/schema/raw/master/csl-citation.json"} </w:instrText>
      </w:r>
      <w:moveTo w:id="194" w:author="Danny Jackson (Student)" w:date="2025-06-24T11:30:00Z" w16du:dateUtc="2025-06-24T18:30:00Z">
        <w:r w:rsidR="00641BA3">
          <w:fldChar w:fldCharType="separate"/>
        </w:r>
      </w:moveTo>
      <w:r w:rsidR="00CD2851" w:rsidRPr="00CD2851">
        <w:rPr>
          <w:rFonts w:eastAsiaTheme="minorHAnsi"/>
          <w14:ligatures w14:val="standardContextual"/>
        </w:rPr>
        <w:t>(</w:t>
      </w:r>
      <w:r w:rsidR="00CD2851" w:rsidRPr="00CD2851">
        <w:rPr>
          <w:rFonts w:eastAsiaTheme="minorHAnsi"/>
          <w:i/>
          <w:iCs/>
          <w14:ligatures w14:val="standardContextual"/>
        </w:rPr>
        <w:t>14</w:t>
      </w:r>
      <w:r w:rsidR="00CD2851" w:rsidRPr="00CD2851">
        <w:rPr>
          <w:rFonts w:eastAsiaTheme="minorHAnsi"/>
          <w14:ligatures w14:val="standardContextual"/>
        </w:rPr>
        <w:t>)</w:t>
      </w:r>
      <w:moveTo w:id="195" w:author="Danny Jackson (Student)" w:date="2025-06-24T11:30:00Z" w16du:dateUtc="2025-06-24T18:30:00Z">
        <w:r w:rsidR="00641BA3">
          <w:fldChar w:fldCharType="end"/>
        </w:r>
        <w:r w:rsidR="00641BA3">
          <w:t xml:space="preserve">. ITGA2B encodes the subunit </w:t>
        </w:r>
        <w:r w:rsidR="00641BA3" w:rsidRPr="00485FDA">
          <w:t>α</w:t>
        </w:r>
        <w:r w:rsidR="00641BA3">
          <w:t xml:space="preserve">2b of the </w:t>
        </w:r>
        <w:r w:rsidR="00641BA3" w:rsidRPr="00485FDA">
          <w:t xml:space="preserve">αIIbβ3 </w:t>
        </w:r>
        <w:r w:rsidR="00641BA3">
          <w:t xml:space="preserve">integrin protein which is found in the cell membrane of platelets and is essential for clotting </w:t>
        </w:r>
        <w:r w:rsidR="00641BA3">
          <w:fldChar w:fldCharType="begin"/>
        </w:r>
      </w:moveTo>
      <w:r w:rsidR="00CD2851">
        <w:instrText xml:space="preserve"> ADDIN ZOTERO_ITEM CSL_CITATION {"citationID":"rQtg5Uxo","properties":{"formattedCitation":"({\\i{}15}, {\\i{}16})","plainCitation":"(15, 16)","noteIndex":0},"citationItems":[{"id":1134,"uris":["http://zotero.org/users/15902993/items/D3PE4Z98"],"itemData":{"id":1134,"type":"article-journal","abstract":"Integrin αIIbβ3 is a highly abundant heterodimeric platelet receptor that can transmit information bidirectionally across the plasma membrane, and plays a critical role in hemostasis and thrombosis. Upon platelet activation, inside-out signaling pathways increase the affinity of αIIbβ3 for fibrinogen and other ligands. Ligand binding and integrin clustering subsequently stimulate outside-in signaling, which initiates and amplifies a range of cellular events driving essential platelet processes such as spreading, thrombus consolidation, and clot retraction. Integrin αIIbβ3 has served as an excellent model for the study of integrin biology, and it has become clear that integrin outside-in signaling is highly complex and involves a vast array of enzymes, signaling adaptors, and cytoskeletal components. In this review, we provide a concise but comprehensive overview of αIIbβ3 outside-in signaling, focusing on the key players involved, and how they cooperate to orchestrate this critical aspect of platelet biology. We also discuss gaps in the current understanding of αIIbβ3 outside-in signaling and highlight avenues for future investigation.","container-title":"Blood","DOI":"10.1182/blood-2017-03-773614","ISSN":"0006-4971","issue":"14","journalAbbreviation":"Blood","page":"1607-1619","source":"Silverchair","title":"Integrin αIIbβ3 outside-in signaling","volume":"130","author":[{"family":"Durrant","given":"Tom N."},{"family":"Bosch","given":"Marion T.","non-dropping-particle":"van den"},{"family":"Hers","given":"Ingeborg"}],"issued":{"date-parts":[["2017",10,5]]}}},{"id":1129,"uris":["http://zotero.org/users/15902993/items/XZUTB9AY"],"itemData":{"id":1129,"type":"article-journal","abstract":"Integrins are a family of transmembrane glycoprotein signaling receptors that can transmit bioinformation bidirectionally across the plasma membrane. Integrin αIIbβ3 is expressed at a high level in platelets and their progenitors, where it plays a central role in platelet functions, hemostasis, and arterial thrombosis. Integrin αIIbβ3 also participates in cancer progression, such as tumor cell proliferation and metastasis. In resting platelets, integrin αIIbβ3 adopts an inactive conformation. Upon agonist stimulation, the transduction of inside-out signals leads integrin αIIbβ3 to switch from a low- to high-affinity state for fibrinogen and other ligands. Ligand binding causes integrin clustering and subsequently promotes outside-in signaling, which initiates and amplifies a range of cellular events to drive essential platelet functions such as spreading, aggregation, clot retraction, and thrombus consolidation. Regulation of the bidirectional signaling of integrin αIIbβ3 requires the involvement of numerous interacting proteins, which associate with the cytoplasmic tails of αIIbβ3 in particular. Integrin αIIbβ3 and its signaling pathways are considered promising targets for antithrombotic therapy. This review describes the bidirectional signal transduction of integrin αIIbβ3 in platelets, as well as the proteins responsible for its regulation and therapeutic agents that target integrin αIIbβ3 and its signaling pathways.","container-title":"Journal of Hematology &amp; Oncology","DOI":"10.1186/s13045-019-0709-6","ISSN":"1756-8722","issue":"1","journalAbbreviation":"Journal of Hematology &amp; Oncology","page":"26","source":"BioMed Central","title":"Platelet integrin αIIbβ3: signal transduction, regulation, and its therapeutic targeting","title-short":"Platelet integrin αIIbβ3","volume":"12","author":[{"family":"Huang","given":"Jiansong"},{"family":"Li","given":"Xia"},{"family":"Shi","given":"Xiaofeng"},{"family":"Zhu","given":"Mark"},{"family":"Wang","given":"Jinghan"},{"family":"Huang","given":"Shujuan"},{"family":"Huang","given":"Xin"},{"family":"Wang","given":"Huafeng"},{"family":"Li","given":"Ling"},{"family":"Deng","given":"Huan"},{"family":"Zhou","given":"Yulan"},{"family":"Mao","given":"Jianhua"},{"family":"Long","given":"Zhangbiao"},{"family":"Ma","given":"Zhixin"},{"family":"Ye","given":"Wenle"},{"family":"Pan","given":"Jiajia"},{"family":"Xi","given":"Xiaodong"},{"family":"Jin","given":"Jie"}],"issued":{"date-parts":[["2019",3,7]]}}}],"schema":"https://github.com/citation-style-language/schema/raw/master/csl-citation.json"} </w:instrText>
      </w:r>
      <w:moveTo w:id="196" w:author="Danny Jackson (Student)" w:date="2025-06-24T11:30:00Z" w16du:dateUtc="2025-06-24T18:30:00Z">
        <w:r w:rsidR="00641BA3">
          <w:fldChar w:fldCharType="separate"/>
        </w:r>
      </w:moveTo>
      <w:r w:rsidR="00CD2851" w:rsidRPr="00CD2851">
        <w:rPr>
          <w:rFonts w:eastAsiaTheme="minorHAnsi"/>
          <w14:ligatures w14:val="standardContextual"/>
        </w:rPr>
        <w:t>(</w:t>
      </w:r>
      <w:r w:rsidR="00CD2851" w:rsidRPr="00CD2851">
        <w:rPr>
          <w:rFonts w:eastAsiaTheme="minorHAnsi"/>
          <w:i/>
          <w:iCs/>
          <w14:ligatures w14:val="standardContextual"/>
        </w:rPr>
        <w:t>15</w:t>
      </w:r>
      <w:r w:rsidR="00CD2851" w:rsidRPr="00CD2851">
        <w:rPr>
          <w:rFonts w:eastAsiaTheme="minorHAnsi"/>
          <w14:ligatures w14:val="standardContextual"/>
        </w:rPr>
        <w:t xml:space="preserve">, </w:t>
      </w:r>
      <w:r w:rsidR="00CD2851" w:rsidRPr="00CD2851">
        <w:rPr>
          <w:rFonts w:eastAsiaTheme="minorHAnsi"/>
          <w:i/>
          <w:iCs/>
          <w14:ligatures w14:val="standardContextual"/>
        </w:rPr>
        <w:t>16</w:t>
      </w:r>
      <w:r w:rsidR="00CD2851" w:rsidRPr="00CD2851">
        <w:rPr>
          <w:rFonts w:eastAsiaTheme="minorHAnsi"/>
          <w14:ligatures w14:val="standardContextual"/>
        </w:rPr>
        <w:t>)</w:t>
      </w:r>
      <w:moveTo w:id="197" w:author="Danny Jackson (Student)" w:date="2025-06-24T11:30:00Z" w16du:dateUtc="2025-06-24T18:30:00Z">
        <w:r w:rsidR="00641BA3">
          <w:fldChar w:fldCharType="end"/>
        </w:r>
        <w:r w:rsidR="00641BA3">
          <w:t xml:space="preserve">. </w:t>
        </w:r>
      </w:moveTo>
      <w:moveToRangeEnd w:id="192"/>
      <w:ins w:id="198" w:author="Danny Jackson (Student)" w:date="2025-06-24T11:30:00Z" w16du:dateUtc="2025-06-24T18:30:00Z">
        <w:r w:rsidR="00641BA3" w:rsidRPr="0014645F">
          <w:rPr>
            <w:i/>
            <w:iCs/>
            <w:noProof/>
          </w:rPr>
          <w:t>HPSE</w:t>
        </w:r>
        <w:r w:rsidR="00641BA3">
          <w:rPr>
            <w:noProof/>
          </w:rPr>
          <w:t xml:space="preserve"> encodes the enzyme heparanase, which regulates clotting, inflamation, and the innate immune response, among other functions </w:t>
        </w:r>
        <w:r w:rsidR="00641BA3">
          <w:rPr>
            <w:noProof/>
          </w:rPr>
          <w:fldChar w:fldCharType="begin"/>
        </w:r>
      </w:ins>
      <w:r w:rsidR="00CD2851">
        <w:rPr>
          <w:noProof/>
        </w:rPr>
        <w:instrText xml:space="preserve"> ADDIN ZOTERO_ITEM CSL_CITATION {"citationID":"qmFve9w3","properties":{"formattedCitation":"({\\i{}17}, {\\i{}18})","plainCitation":"(17, 18)","noteIndex":0},"citationItems":[{"id":1137,"uris":["http://zotero.org/users/15902993/items/KC6LYE5Y"],"itemData":{"id":1137,"type":"article-journal","abstract":"Heparanase (Hpa1) is expressed by tumor cells and cells of the tumor microenvironment and functions extracellularly to remodel the extracellular matrix (ECM) and regulate the bioavailability of ECM-bound factors, augmenting, among other effects, gene transcription, autophagy, exosome formation, and heparan sulfate (HS) turnover. Much of the impact of heparanase on tumor progression is related to its function in mediating tumor-host crosstalk, priming the tumor microenvironment to better support tumor growth, metastasis, and chemoresistance. The enzyme appears to fulfill some normal functions associated, for example, with vesicular traffic, lysosomal-based secretion, autophagy, HS turnover, and gene transcription. It activates cells of the innate immune system, promotes the formation of exosomes and autophagosomes, and stimulates signal transduction pathways via enzymatic and nonenzymatic activities. These effects dynamically impact multiple regulatory pathways that together drive tumor growth, dissemination, and drug resistance as well as inflammatory responses. The emerging premise is that heparanase expressed by tumor cells, immune cells, endothelial cells, and other cells of the tumor microenvironment is a key regulator of the aggressive phenotype of cancer, an important contributor to the poor outcome of cancer patients and a valid target for therapy. So far, however, antiheparanase-based therapy has not been implemented in the clinic. Unlike heparanase, heparanase-2 (Hpa2), a close homolog of heparanase (Hpa1), does not undergo proteolytic processing and hence lacks intrinsic HS-degrading activity, the hallmark of heparanase. Hpa2 retains the capacity to bind heparin/HS and exhibits an even higher affinity towards HS than heparanase, thus competing for HS binding and inhibiting heparanase enzymatic activity. It appears that Hpa2 functions as a natural inhibitor of Hpa1 regulates the expression of selected genes that maintain tissue hemostasis and normal function, and plays a protective role against cancer and inflammation, together emphasizing the significance of maintaining a proper balance between Hpa1 and Hpa2.","container-title":"Proteoglycan Research","DOI":"10.1002/pgr2.6","ISSN":"2832-3556","issue":"3","language":"en","license":"© 2023 The Authors. Proteoglycan Research published by Wiley Periodicals LLC.","note":"_eprint: https://onlinelibrary.wiley.com/doi/pdf/10.1002/pgr2.6","page":"e6","source":"Wiley Online Library","title":"Heparanase—A single protein with multiple enzymatic and nonenzymatic functions","volume":"1","author":[{"family":"Vlodavsky","given":"Israel"},{"family":"Kayal","given":"Yasmin"},{"family":"Hilwi","given":"Maram"},{"family":"Soboh","given":"Soaad"},{"family":"Sanderson","given":"Ralph D."},{"family":"Ilan","given":"Neta"}],"issued":{"date-parts":[["2023"]]}}},{"id":1140,"uris":["http://zotero.org/users/15902993/items/HRLJ4LHC"],"itemData":{"id":1140,"type":"article-journal","abstract":"Heparan sulfate (HS) proteoglycans at the cell surface and in the extracellular matrix of most animal tissues are essential in development and homeostasis, and are implicated in disease processes. Emerging evidence demonstrates the important roles of HS in inflammatory reactions, particularly in the regulation of leukocyte extravasation. Heparin, a classical anticoagulant, exhibits anti-inflammatory effects in animal models and in the clinic,presumably through interference with the functions of HS, as both polysaccharides share a high similarity in molecular structure. Apart of regulation during biosynthesis, the structures of HS and heparin are significantly modulated by heparanase, an endoglycosidase that is upregulated in a number of inflammatory conditions. Exploring the physiological roles of HS and heparin and the mode of heparanase action in modulating their functions during inflammation responses is of importance for future studies.","container-title":"Thrombosis and Haemostasis","DOI":"10.1160/TH09-02-0091","ISSN":"0340-6245","language":"en","license":"Schattauer GmbH","note":"publisher: Schattauer GmbH","page":"823-828","source":"www.thieme-connect.com","title":"Heparin, heparan sulfate and heparanase in inflammatory reactions","volume":"102","author":[{"family":"Li","given":"Jin-ping"},{"family":"Vlodavsky","given":"Israel"}],"issued":{"date-parts":[["2017",11,27]]}}}],"schema":"https://github.com/citation-style-language/schema/raw/master/csl-citation.json"} </w:instrText>
      </w:r>
      <w:ins w:id="199" w:author="Danny Jackson (Student)" w:date="2025-06-24T11:30:00Z" w16du:dateUtc="2025-06-24T18:30:00Z">
        <w:r w:rsidR="00641BA3">
          <w:rPr>
            <w:noProof/>
          </w:rPr>
          <w:fldChar w:fldCharType="separate"/>
        </w:r>
      </w:ins>
      <w:r w:rsidR="00CD2851" w:rsidRPr="00CD2851">
        <w:rPr>
          <w:rFonts w:eastAsiaTheme="minorHAnsi"/>
          <w14:ligatures w14:val="standardContextual"/>
        </w:rPr>
        <w:t>(</w:t>
      </w:r>
      <w:r w:rsidR="00CD2851" w:rsidRPr="00CD2851">
        <w:rPr>
          <w:rFonts w:eastAsiaTheme="minorHAnsi"/>
          <w:i/>
          <w:iCs/>
          <w14:ligatures w14:val="standardContextual"/>
        </w:rPr>
        <w:t>17</w:t>
      </w:r>
      <w:r w:rsidR="00CD2851" w:rsidRPr="00CD2851">
        <w:rPr>
          <w:rFonts w:eastAsiaTheme="minorHAnsi"/>
          <w14:ligatures w14:val="standardContextual"/>
        </w:rPr>
        <w:t xml:space="preserve">, </w:t>
      </w:r>
      <w:r w:rsidR="00CD2851" w:rsidRPr="00CD2851">
        <w:rPr>
          <w:rFonts w:eastAsiaTheme="minorHAnsi"/>
          <w:i/>
          <w:iCs/>
          <w14:ligatures w14:val="standardContextual"/>
        </w:rPr>
        <w:t>18</w:t>
      </w:r>
      <w:r w:rsidR="00CD2851" w:rsidRPr="00CD2851">
        <w:rPr>
          <w:rFonts w:eastAsiaTheme="minorHAnsi"/>
          <w14:ligatures w14:val="standardContextual"/>
        </w:rPr>
        <w:t>)</w:t>
      </w:r>
      <w:ins w:id="200" w:author="Danny Jackson (Student)" w:date="2025-06-24T11:30:00Z" w16du:dateUtc="2025-06-24T18:30:00Z">
        <w:r w:rsidR="00641BA3">
          <w:rPr>
            <w:noProof/>
          </w:rPr>
          <w:fldChar w:fldCharType="end"/>
        </w:r>
        <w:r w:rsidR="00641BA3">
          <w:rPr>
            <w:noProof/>
          </w:rPr>
          <w:t>.</w:t>
        </w:r>
        <w:r w:rsidR="00641BA3">
          <w:rPr>
            <w:i/>
            <w:iCs/>
          </w:rPr>
          <w:t xml:space="preserve"> </w:t>
        </w:r>
        <w:r w:rsidR="00641BA3" w:rsidRPr="00141FA8">
          <w:rPr>
            <w:i/>
            <w:iCs/>
            <w:noProof/>
          </w:rPr>
          <w:t>PODXL</w:t>
        </w:r>
        <w:r w:rsidR="00641BA3">
          <w:rPr>
            <w:noProof/>
          </w:rPr>
          <w:t xml:space="preserve"> encodes the protein </w:t>
        </w:r>
        <w:r w:rsidR="00641BA3" w:rsidRPr="00010C3D">
          <w:rPr>
            <w:noProof/>
          </w:rPr>
          <w:t>Podocalyxin Like</w:t>
        </w:r>
        <w:r w:rsidR="00641BA3">
          <w:rPr>
            <w:noProof/>
          </w:rPr>
          <w:t xml:space="preserve">-1 which is found in hematopoetic progenetior cells and plays a role in the production of new blood cells </w:t>
        </w:r>
        <w:r w:rsidR="00641BA3">
          <w:rPr>
            <w:noProof/>
          </w:rPr>
          <w:fldChar w:fldCharType="begin"/>
        </w:r>
      </w:ins>
      <w:r w:rsidR="00CD2851">
        <w:rPr>
          <w:noProof/>
        </w:rPr>
        <w:instrText xml:space="preserve"> ADDIN ZOTERO_ITEM CSL_CITATION {"citationID":"iEU6tBE7","properties":{"formattedCitation":"({\\i{}19})","plainCitation":"(19)","noteIndex":0},"citationItems":[{"id":1142,"uris":["http://zotero.org/users/15902993/items/YIWWXA8V"],"itemData":{"id":1142,"type":"article-journal","abstract":"Podocalyxin, a sialomucin most closely related to CD34 and endoglycan, is expressed by kidney podocytes, hematopoietic progenitors, vascular endothelia, and a subset of neurons; aberrant expression has recently been implicated in a range of cancers. Through interactions with several intracellular proteins and at least one extracellular ligand, podocalyxin regulates both adhesion and cell morphology. In the developing kidney, podocalyxin plays an essential role in the formation and maintenance of podocyte foot processes, and its absence results in perinatal lethality. Podocalyxin expression in the hematopoietic system correlates with cell migration and the seeding of new hematopoietic tissues. In addition, it is abnormally expressed in subsets of breast, prostate, liver, pancreatic, and kidney cancer as well as leukemia. Strikingly, it is often associated with the most aggressive cases, and it is likely involved in metastasis. Thus, a thorough investigation of the normal activities of podocalyxin may facilitate the development of new cancer treatment strategies.","container-title":"Journal of the American Society of Nephrology","DOI":"10.1681/ASN.2008070782","ISSN":"1046-6673","issue":"8","language":"en-US","page":"1669","source":"journals-lww-com.ezproxy4.library.arizona.edu","title":"The Role of Podocalyxin in Health and Disease","volume":"20","author":[{"family":"Nielsen","given":"Julie S."},{"family":"McNagny","given":"Kelly M."}],"issued":{"date-parts":[["2009",8]]}}}],"schema":"https://github.com/citation-style-language/schema/raw/master/csl-citation.json"} </w:instrText>
      </w:r>
      <w:ins w:id="201" w:author="Danny Jackson (Student)" w:date="2025-06-24T11:30:00Z" w16du:dateUtc="2025-06-24T18:30:00Z">
        <w:r w:rsidR="00641BA3">
          <w:rPr>
            <w:noProof/>
          </w:rPr>
          <w:fldChar w:fldCharType="separate"/>
        </w:r>
      </w:ins>
      <w:r w:rsidR="00CD2851" w:rsidRPr="00CD2851">
        <w:rPr>
          <w:rFonts w:eastAsiaTheme="minorHAnsi"/>
          <w14:ligatures w14:val="standardContextual"/>
        </w:rPr>
        <w:t>(</w:t>
      </w:r>
      <w:r w:rsidR="00CD2851" w:rsidRPr="00CD2851">
        <w:rPr>
          <w:rFonts w:eastAsiaTheme="minorHAnsi"/>
          <w:i/>
          <w:iCs/>
          <w14:ligatures w14:val="standardContextual"/>
        </w:rPr>
        <w:t>19</w:t>
      </w:r>
      <w:r w:rsidR="00CD2851" w:rsidRPr="00CD2851">
        <w:rPr>
          <w:rFonts w:eastAsiaTheme="minorHAnsi"/>
          <w14:ligatures w14:val="standardContextual"/>
        </w:rPr>
        <w:t>)</w:t>
      </w:r>
      <w:ins w:id="202" w:author="Danny Jackson (Student)" w:date="2025-06-24T11:30:00Z" w16du:dateUtc="2025-06-24T18:30:00Z">
        <w:r w:rsidR="00641BA3">
          <w:rPr>
            <w:noProof/>
          </w:rPr>
          <w:fldChar w:fldCharType="end"/>
        </w:r>
        <w:r w:rsidR="00641BA3">
          <w:rPr>
            <w:noProof/>
          </w:rPr>
          <w:t xml:space="preserve">. </w:t>
        </w:r>
      </w:ins>
      <w:moveFromRangeStart w:id="203" w:author="Danny Jackson (Student)" w:date="2025-06-24T11:27:00Z" w:name="move201656807"/>
      <w:moveFrom w:id="204" w:author="Danny Jackson (Student)" w:date="2025-06-24T11:27:00Z" w16du:dateUtc="2025-06-24T18:27:00Z">
        <w:r w:rsidR="00BF0A43" w:rsidDel="00641BA3">
          <w:t xml:space="preserve">To investigate potential candidate </w:t>
        </w:r>
        <w:r w:rsidR="00C85045" w:rsidDel="00641BA3">
          <w:t xml:space="preserve">mutations underlying adaptive change in response to the avian vampire fly, we explored the function and mutations within each gene underlying significant GO processes. </w:t>
        </w:r>
        <w:r w:rsidR="00993CAA" w:rsidDel="00641BA3">
          <w:t>We investigated the SNPs with the highest F</w:t>
        </w:r>
        <w:r w:rsidR="00993CAA" w:rsidRPr="00993CAA" w:rsidDel="00641BA3">
          <w:rPr>
            <w:vertAlign w:val="subscript"/>
          </w:rPr>
          <w:t>ST</w:t>
        </w:r>
        <w:r w:rsidR="00993CAA" w:rsidDel="00641BA3">
          <w:t xml:space="preserve"> within and around each gene for evidence of coding changes or mutations in a CpG site, which </w:t>
        </w:r>
        <w:r w:rsidR="00C3559C" w:rsidDel="00641BA3">
          <w:t xml:space="preserve">could </w:t>
        </w:r>
        <w:r w:rsidR="00993CAA" w:rsidDel="00641BA3">
          <w:t xml:space="preserve">indicate a change in </w:t>
        </w:r>
        <w:r w:rsidR="008052ED" w:rsidDel="00641BA3">
          <w:t xml:space="preserve">DNA methylation and epigenetic </w:t>
        </w:r>
        <w:r w:rsidR="00993CAA" w:rsidDel="00641BA3">
          <w:t>gene regulation.</w:t>
        </w:r>
        <w:r w:rsidR="00113D44" w:rsidDel="00641BA3">
          <w:t xml:space="preserve"> </w:t>
        </w:r>
      </w:moveFrom>
      <w:moveFromRangeEnd w:id="203"/>
    </w:p>
    <w:p w14:paraId="17EBA2BC" w14:textId="214A7C9B" w:rsidR="00641BA3" w:rsidRDefault="006F4936" w:rsidP="00A05E4F">
      <w:pPr>
        <w:spacing w:after="160" w:line="278" w:lineRule="auto"/>
        <w:ind w:firstLine="720"/>
        <w:rPr>
          <w:ins w:id="205" w:author="Danny Jackson (Student)" w:date="2025-06-24T11:27:00Z" w16du:dateUtc="2025-06-24T18:27:00Z"/>
        </w:rPr>
      </w:pPr>
      <w:r>
        <w:lastRenderedPageBreak/>
        <w:t xml:space="preserve">The overrepresented categories for the medium ground finch were associated with regulation of various metabolic processes. Seven genes drove the signal for these overrepresented GO terms, and four of these genes have associations with blood physiology or immune functions. </w:t>
      </w:r>
      <w:r w:rsidRPr="00141FA8">
        <w:rPr>
          <w:i/>
          <w:iCs/>
        </w:rPr>
        <w:t>CHST4</w:t>
      </w:r>
      <w:r>
        <w:t xml:space="preserve"> influences </w:t>
      </w:r>
      <w:r w:rsidRPr="006F4936">
        <w:t>lymphocyte adhesion onto endothelial cells</w:t>
      </w:r>
      <w:r>
        <w:t xml:space="preserve">, </w:t>
      </w:r>
      <w:r w:rsidRPr="006F4936">
        <w:rPr>
          <w:i/>
          <w:iCs/>
        </w:rPr>
        <w:t>CELF1</w:t>
      </w:r>
      <w:r>
        <w:t xml:space="preserve"> affects </w:t>
      </w:r>
      <w:r w:rsidRPr="006F4936">
        <w:t xml:space="preserve">heme oxygenase-1 </w:t>
      </w:r>
      <w:r w:rsidR="00141FA8">
        <w:fldChar w:fldCharType="begin"/>
      </w:r>
      <w:r w:rsidR="00CD2851">
        <w:instrText xml:space="preserve"> ADDIN ZOTERO_ITEM CSL_CITATION {"citationID":"Yl1cvPEx","properties":{"formattedCitation":"({\\i{}20})","plainCitation":"(20)","noteIndex":0},"citationItems":[{"id":1223,"uris":["http://zotero.org/users/15902993/items/RI6EWWWB"],"itemData":{"id":1223,"type":"article-journal","abstract":"As an RNA binding protein, CUG-BP Elav-like family (CELF) has been shown to be critical for heart biological functions. However, no reports have revealed the function of CELF1 in hypertrophic cardiomyopathy (HCM). Hinted by RNA immunoprecipitation-sequencing (RIP-seq) data, the influence of the CELF protein on heme oxygenase-1 (HO-1) expression was tested by modulating CELF1 levels. Cardiac hypertrophy is related to oxidative stress-induced damage. Hence, the cardiovascular system may be protected against further injury by upregulating the expression of antioxidant enzymes, such as HO-1. During the past two decades, research has demonstrated the central role of HO-1 in the protection against diseases. Thus, understanding the molecular mechanisms underlying the modulation of HO-1 expression is profoundly important for developing new strategies to prevent cardiac hypertrophy. To elucidate the molecular mechanisms underlying HO-1 regulation by the CELF protein, we performed RNA immunoprecipitation (RIP), biotin pull-down analysis, luciferase reporter and mRNA stability assays. We found that the expression of HO-1 was downregulated by CELF1 through the conserved GU-rich elements (GREs) in HO-1 3′UTR transcripts. Correspondingly, CELF1 expression was regulated by controlling the release of carbon monoxide (CO) in H9C2 cells. The CELF1-HO-1-CO regulation axis constituted a novel positive feedback circuit. In addition, we detected the potential involvement of CELF1 and HO-1 in samples from HCM patients. We found that CELF1 and CELF2, but not HO-1, were highly expressed in HCM heart samples. Thus, a manipulation targeting CELF1 could be developed as a potential therapeutic option for cardiac hypertrophy.","container-title":"Biochimica et Biophysica Acta (BBA) - Gene Regulatory Mechanisms","DOI":"10.1016/j.bbagrm.2018.11.006","ISSN":"1874-9399","issue":"2","journalAbbreviation":"Biochimica et Biophysica Acta (BBA) - Gene Regulatory Mechanisms","page":"209-218","source":"ScienceDirect","title":"A positive feedback regulation of Heme oxygenase 1 by CELF1 in cardiac myoblast cells","volume":"1862","author":[{"family":"Liu","given":"Yang"},{"family":"Wang","given":"Huiwen"},{"family":"Wang","given":"Jun"},{"family":"Wei","given":"Bin"},{"family":"Zhang","given":"Xinyi"},{"family":"Zhang","given":"Mengqi"},{"family":"Cao","given":"Dong"},{"family":"Dai","given":"Jiang"},{"family":"Wang","given":"Zhen"},{"family":"Nyirimigabo","given":"Eric"},{"family":"Ji","given":"Guangju"}],"issued":{"date-parts":[["2019",2,1]]}}}],"schema":"https://github.com/citation-style-language/schema/raw/master/csl-citation.json"} </w:instrText>
      </w:r>
      <w:r w:rsidR="00141FA8">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20</w:t>
      </w:r>
      <w:r w:rsidR="00CD2851" w:rsidRPr="00CD2851">
        <w:rPr>
          <w:rFonts w:eastAsiaTheme="minorHAnsi"/>
          <w14:ligatures w14:val="standardContextual"/>
        </w:rPr>
        <w:t>)</w:t>
      </w:r>
      <w:r w:rsidR="00141FA8">
        <w:fldChar w:fldCharType="end"/>
      </w:r>
      <w:r>
        <w:t xml:space="preserve">, </w:t>
      </w:r>
      <w:r w:rsidRPr="006F4936">
        <w:rPr>
          <w:i/>
          <w:iCs/>
        </w:rPr>
        <w:t>TERF2IP</w:t>
      </w:r>
      <w:r>
        <w:t xml:space="preserve"> regulates</w:t>
      </w:r>
      <w:r w:rsidRPr="006F4936">
        <w:t xml:space="preserve"> of innate and adaptive immune function, inflammation</w:t>
      </w:r>
      <w:r w:rsidR="00555E5B">
        <w:t xml:space="preserve"> </w:t>
      </w:r>
      <w:r w:rsidR="00555E5B">
        <w:fldChar w:fldCharType="begin"/>
      </w:r>
      <w:r w:rsidR="00CD2851">
        <w:instrText xml:space="preserve"> ADDIN ZOTERO_ITEM CSL_CITATION {"citationID":"G1SrB8OT","properties":{"formattedCitation":"({\\i{}21})","plainCitation":"(21)","noteIndex":0},"citationItems":[{"id":1226,"uris":["http://zotero.org/users/15902993/items/JJC4MJKW"],"itemData":{"id":1226,"type":"article-journal","abstract":"The transcription factor NF-κB regulates multiple aspects of innate and adaptive immune functions and serves as a pivotal mediator of inflammatory responses. NF-κB induces the expression of various pro-inflammatory genes, including those encoding cytokines and chemokines, and also participates in inflammasome regulation. In addition, NF-κB plays a critical role in regulating the survival, activation and differentiation of innate immune cells and inflammatory T cells. Consequently, deregulated NF-κB activation contributes to the pathogenic processes of various inflammatory diseases. In this review, we will discuss the activation and function of NF-κB in association with inflammatory diseases and highlight the development of therapeutic strategies based on NF-κB inhibition.","container-title":"Signal Transduction and Targeted Therapy","DOI":"10.1038/sigtrans.2017.23","ISSN":"2059-3635","issue":"1","journalAbbreviation":"Sig Transduct Target Ther","language":"en","license":"2017 The Author(s)","note":"publisher: Nature Publishing Group","page":"17023","source":"www.nature.com","title":"NF-κB signaling in inflammation","volume":"2","author":[{"family":"Liu","given":"Ting"},{"family":"Zhang","given":"Lingyun"},{"family":"Joo","given":"Donghyun"},{"family":"Sun","given":"Shao-Cong"}],"issued":{"date-parts":[["2017",7,14]]}}}],"schema":"https://github.com/citation-style-language/schema/raw/master/csl-citation.json"} </w:instrText>
      </w:r>
      <w:r w:rsidR="00555E5B">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21</w:t>
      </w:r>
      <w:r w:rsidR="00CD2851" w:rsidRPr="00CD2851">
        <w:rPr>
          <w:rFonts w:eastAsiaTheme="minorHAnsi"/>
          <w14:ligatures w14:val="standardContextual"/>
        </w:rPr>
        <w:t>)</w:t>
      </w:r>
      <w:r w:rsidR="00555E5B">
        <w:fldChar w:fldCharType="end"/>
      </w:r>
      <w:r>
        <w:t xml:space="preserve">, and </w:t>
      </w:r>
      <w:r w:rsidRPr="006F4936">
        <w:rPr>
          <w:i/>
          <w:iCs/>
        </w:rPr>
        <w:t>PRTFDC1</w:t>
      </w:r>
      <w:r>
        <w:t xml:space="preserve"> s</w:t>
      </w:r>
      <w:r w:rsidRPr="006F4936">
        <w:t xml:space="preserve">uppresses immune related pathways </w:t>
      </w:r>
      <w:r w:rsidR="00141FA8">
        <w:fldChar w:fldCharType="begin"/>
      </w:r>
      <w:r w:rsidR="00CD2851">
        <w:instrText xml:space="preserve"> ADDIN ZOTERO_ITEM CSL_CITATION {"citationID":"fFLB8JnD","properties":{"formattedCitation":"({\\i{}22})","plainCitation":"(22)","noteIndex":0},"citationItems":[{"id":1228,"uris":["http://zotero.org/users/15902993/items/KB2LJX57"],"itemData":{"id":1228,"type":"article-journal","container-title":"Molecular Therapy Oncology","DOI":"10.1016/j.omton.2025.200958","ISSN":"2950-3299","issue":"2","journalAbbreviation":"Molecular Therapy Oncology","language":"English","note":"publisher: Elsevier\nPMID: 40034965","source":"www.cell.com","title":"Phosphoribosyl transferase domain containing 1: A prognostic biomarker in testicular germ cell tumors","title-short":"Phosphoribosyl transferase domain containing 1","URL":"https://www.cell.com/molecular-therapy-family/oncology/abstract/S2950-3299(25)00027-X","volume":"33","author":[{"family":"Huang","given":"Peisheng"},{"family":"Chen","given":"Yihao"},{"family":"Shi","given":"Yongcheng"},{"family":"Zhong","given":"Chuanfan"},{"family":"Lin","given":"Huawei"},{"family":"Yu","given":"Xiaoxue"},{"family":"Chen","given":"Kai"},{"family":"Huang","given":"Zhuoya"},{"family":"Zhang","given":"Le"},{"family":"Fang","given":"Shumin"},{"family":"Lu","given":"Jianming"},{"family":"Chen","given":"Jiahong"}],"accessed":{"date-parts":[["2025",6,12]]},"issued":{"date-parts":[["2025",6,18]]}}}],"schema":"https://github.com/citation-style-language/schema/raw/master/csl-citation.json"} </w:instrText>
      </w:r>
      <w:r w:rsidR="00141FA8">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22</w:t>
      </w:r>
      <w:r w:rsidR="00CD2851" w:rsidRPr="00CD2851">
        <w:rPr>
          <w:rFonts w:eastAsiaTheme="minorHAnsi"/>
          <w14:ligatures w14:val="standardContextual"/>
        </w:rPr>
        <w:t>)</w:t>
      </w:r>
      <w:r w:rsidR="00141FA8">
        <w:fldChar w:fldCharType="end"/>
      </w:r>
      <w:r>
        <w:t>. The remaining three –</w:t>
      </w:r>
      <w:r w:rsidRPr="006F4936">
        <w:t xml:space="preserve"> </w:t>
      </w:r>
      <w:bookmarkStart w:id="206" w:name="_Hlk200626382"/>
      <w:r w:rsidRPr="00141FA8">
        <w:rPr>
          <w:i/>
          <w:iCs/>
        </w:rPr>
        <w:t>ADAT1</w:t>
      </w:r>
      <w:bookmarkEnd w:id="206"/>
      <w:r w:rsidRPr="006F4936">
        <w:t xml:space="preserve">, </w:t>
      </w:r>
      <w:r w:rsidRPr="00141FA8">
        <w:rPr>
          <w:i/>
          <w:iCs/>
        </w:rPr>
        <w:t>FARS2</w:t>
      </w:r>
      <w:r w:rsidRPr="006F4936">
        <w:t xml:space="preserve">, </w:t>
      </w:r>
      <w:r w:rsidRPr="00141FA8">
        <w:rPr>
          <w:i/>
          <w:iCs/>
        </w:rPr>
        <w:t>MCM9</w:t>
      </w:r>
      <w:r>
        <w:t xml:space="preserve"> –</w:t>
      </w:r>
      <w:r w:rsidR="00555E5B">
        <w:t xml:space="preserve"> are involved in gene expression and DNA-related processes </w:t>
      </w:r>
      <w:r w:rsidR="00555E5B">
        <w:fldChar w:fldCharType="begin"/>
      </w:r>
      <w:r w:rsidR="00CD2851">
        <w:instrText xml:space="preserve"> ADDIN ZOTERO_ITEM CSL_CITATION {"citationID":"tOFkdsNh","properties":{"formattedCitation":"({\\i{}23}\\uc0\\u8211{}{\\i{}25})","plainCitation":"(23–25)","noteIndex":0},"citationItems":[{"id":1217,"uris":["http://zotero.org/users/15902993/items/FLHGBQTQ"],"itemData":{"id":1217,"type":"article-journal","container-title":"iScience","DOI":"10.1016/j.isci.2023.106737","ISSN":"2589-0042","issue":"6","journalAbbreviation":"iScience","language":"English","note":"publisher: Elsevier\nPMID: 37378315","source":"www.cell.com","title":"Molecular functions of MCM8 and MCM9 and their associated pathologies","URL":"https://www.cell.com/iscience/abstract/S2589-0042(23)00814-3","volume":"26","author":[{"family":"Helderman","given":"Noah Cornelis"},{"family":"Terlouw","given":"Diantha"},{"family":"Bonjoch","given":"Laia"},{"family":"Golubicki","given":"Mariano"},{"family":"Antelo","given":"Marina"},{"family":"Morreau","given":"Hans"},{"family":"Wezel","given":"Tom","dropping-particle":"van"},{"family":"Castellví-Bel","given":"Sergi"},{"family":"Goldberg","given":"Yael"},{"family":"Nielsen","given":"Maartje"}],"accessed":{"date-parts":[["2025",6,12]]},"issued":{"date-parts":[["2023",6,16]]}}},{"id":1214,"uris":["http://zotero.org/users/15902993/items/Q3SN48N2"],"itemData":{"id":1214,"type":"article-journal","abstract":"Transfer RNAs (tRNAs) play central roles in protein biosynthesis. Post-transcriptional RNA modifications affect tRNA function and stability. Among these modifications, RNA editing is a widespread RNA modification in three domains of life. Proteins of the adenosine deaminase acting on tRNA (ADAT) family were discovered more than 20 years ago. They catalyze the deamination of adenosine to inosine (A-to-I) or cytidine to uridine (C-to-U) during tRNA maturation. The most studied example is the TadA- or ADAT2/3-mediated A-to-I conversion of the tRNA wobble position in the anticodon of prokaryotic or eukaryotic tRNAs, respectively. This review provides detailed information on A-to-I and C-to-U editing of tRNAs in different domains of life, presents recent new findings on ADATs for DNA editing, and finally comments on the association of mutations in the\nADAT3 gene with intellectual disability.","container-title":"Acta Biochimica et Biophysica Sinica","DOI":"10.3724/abbs.2024125","ISSN":"1672-9145","issue":"1","journalAbbreviation":"Acta Biochim Biophys Sin (Shanghai)","note":"PMID: 39034823\nPMCID: PMC11802342","page":"73-83","source":"PubMed Central","title":"ADATs: roles in tRNA editing and relevance to disease","title-short":"ADATs","volume":"57","author":[{"family":"Mao","given":"Xue-Ling"},{"family":"Eriani","given":"Gilbert"},{"family":"Zhou","given":"Xiao-Long"}],"issued":{"date-parts":[["2024",7,22]]}}},{"id":1212,"uris":["http://zotero.org/users/15902993/items/P3FA4HXX"],"itemData":{"id":1212,"type":"article-journal","abstract":"Mutations in FARS2 are known to cause dysfunction of mitochondrial translation due to deficient aminoacylation of the mitochondrial phenylalanine tRNA. Here, we report three novel mutations in FARS2 found in two patients in a compound heterozygous state. The missense mutation c.1082C&gt;T (p.Pro361Leu) was detected in both patients. The mutations c.461C&gt;T (p.Ala154Val) and c.521_523delTGG (p.Val174del) were each detected in one patient. We report abnormal in vitro aminoacylation assays as a functional validation of the molecular genetic findings. Based on the phenotypic data of previously reported subjects and the two subjects reported here, we conclude that FARS2 deficiency can be associated with two phenotypes: (i) an epileptic phenotype, and (ii) a spastic paraplegia phenotype.","container-title":"Molecular Genetics and Metabolism","DOI":"10.1016/j.ymgme.2017.10.004","ISSN":"1096-7192","issue":"4","journalAbbreviation":"Molecular Genetics and Metabolism","page":"172-181","source":"ScienceDirect","title":"New insights into the phenotype of &lt;i&gt;FARS2&lt;/i&gt; deficiency","volume":"122","author":[{"family":"Vantroys","given":"Elise"},{"family":"Larson","given":"Austin"},{"family":"Friederich","given":"Marisa"},{"family":"Knight","given":"Kaz"},{"family":"Swanson","given":"Michael A."},{"family":"Powell","given":"Christopher A."},{"family":"Smet","given":"Joél"},{"family":"Vergult","given":"Sarah"},{"family":"De Paepe","given":"Boel"},{"family":"Seneca","given":"Sara"},{"family":"Roeyers","given":"Herbert"},{"family":"Menten","given":"Björn"},{"family":"Minczuk","given":"Michal"},{"family":"Vanlander","given":"Arnaud"},{"family":"Van Hove","given":"Johan"},{"family":"Van Coster","given":"Rudy"}],"issued":{"date-parts":[["2017",12,1]]}}}],"schema":"https://github.com/citation-style-language/schema/raw/master/csl-citation.json"} </w:instrText>
      </w:r>
      <w:r w:rsidR="00555E5B">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23</w:t>
      </w:r>
      <w:r w:rsidR="00CD2851" w:rsidRPr="00CD2851">
        <w:rPr>
          <w:rFonts w:eastAsiaTheme="minorHAnsi"/>
          <w14:ligatures w14:val="standardContextual"/>
        </w:rPr>
        <w:t>–</w:t>
      </w:r>
      <w:r w:rsidR="00CD2851" w:rsidRPr="00CD2851">
        <w:rPr>
          <w:rFonts w:eastAsiaTheme="minorHAnsi"/>
          <w:i/>
          <w:iCs/>
          <w14:ligatures w14:val="standardContextual"/>
        </w:rPr>
        <w:t>25</w:t>
      </w:r>
      <w:r w:rsidR="00CD2851" w:rsidRPr="00CD2851">
        <w:rPr>
          <w:rFonts w:eastAsiaTheme="minorHAnsi"/>
          <w14:ligatures w14:val="standardContextual"/>
        </w:rPr>
        <w:t>)</w:t>
      </w:r>
      <w:r w:rsidR="00555E5B">
        <w:fldChar w:fldCharType="end"/>
      </w:r>
      <w:r w:rsidR="00555E5B">
        <w:t>.</w:t>
      </w:r>
      <w:ins w:id="207" w:author="Danny Jackson (Student)" w:date="2025-06-19T12:57:00Z" w16du:dateUtc="2025-06-19T19:57:00Z">
        <w:r w:rsidR="00994FE9">
          <w:t xml:space="preserve"> </w:t>
        </w:r>
      </w:ins>
    </w:p>
    <w:p w14:paraId="45F3D8B3" w14:textId="2096CC25" w:rsidR="00641BA3" w:rsidRPr="00641BA3" w:rsidRDefault="00641BA3" w:rsidP="00641BA3">
      <w:pPr>
        <w:spacing w:after="160" w:line="278" w:lineRule="auto"/>
        <w:ind w:firstLine="720"/>
        <w:rPr>
          <w:ins w:id="208" w:author="Danny Jackson (Student)" w:date="2025-06-24T11:26:00Z" w16du:dateUtc="2025-06-24T18:26:00Z"/>
          <w:i/>
          <w:iCs/>
          <w:rPrChange w:id="209" w:author="Danny Jackson (Student)" w:date="2025-06-24T11:27:00Z" w16du:dateUtc="2025-06-24T18:27:00Z">
            <w:rPr>
              <w:ins w:id="210" w:author="Danny Jackson (Student)" w:date="2025-06-24T11:26:00Z" w16du:dateUtc="2025-06-24T18:26:00Z"/>
            </w:rPr>
          </w:rPrChange>
        </w:rPr>
      </w:pPr>
      <w:ins w:id="211" w:author="Danny Jackson (Student)" w:date="2025-06-24T11:27:00Z" w16du:dateUtc="2025-06-24T18:27:00Z">
        <w:r>
          <w:t>While no GO terms were significant in the small tree finch, regions of the genome did show local peaks in our composite statistic (</w:t>
        </w:r>
      </w:ins>
      <w:ins w:id="212" w:author="Danny Jackson (Student)" w:date="2025-06-24T12:23:00Z" w16du:dateUtc="2025-06-24T19:23:00Z">
        <w:r w:rsidR="00101EAE">
          <w:t>Fig.</w:t>
        </w:r>
      </w:ins>
      <w:ins w:id="213" w:author="Danny Jackson (Student)" w:date="2025-06-24T11:27:00Z" w16du:dateUtc="2025-06-24T18:27:00Z">
        <w:r>
          <w:t xml:space="preserve"> S3). This result suggests selection on some genes, although perhaps without a strong enough signal of selection across multiple genes involved in a single biological process. Our findings do not rule out ongoing selection on relevant physiological processes that could be better detected over a longer time period. These findings may help explain why the small tree finch appears particularly vulnerable to parasitism by the vampire fly. Experimental studies have shown that compared to other co-occurring hosts, the small tree finch suffers particularly high mortality due to the avian vampire fly </w:t>
        </w:r>
        <w:r>
          <w:fldChar w:fldCharType="begin"/>
        </w:r>
      </w:ins>
      <w:r w:rsidR="00CD2851">
        <w:instrText xml:space="preserve"> ADDIN ZOTERO_ITEM CSL_CITATION {"citationID":"KuvUCGoJ","properties":{"formattedCitation":"({\\i{}26}, {\\i{}27})","plainCitation":"(26, 27)","noteIndex":0},"citationItems":[{"id":1253,"uris":["http://zotero.org/users/15902993/items/QPQ34TMS"],"itemData":{"id":1253,"type":"article-journal","abstract":"Invasive alien parasites and pathogens are a growing threat to biodiversity worldwide, which can contribute to the extinction of endemic species. On the Galápagos Islands, the invasive parasitic fly Philornis downsi poses a major threat to the endemic avifauna. Here, we investigated the influence of this parasite on the breeding success of two Darwin's finch species, the warbler finch (Certhidea olivacea) and the sympatric small tree finch (Camarhynchus parvulus), on Santa Cruz Island in 2010 and 2012. While the population of the small tree finch appeared to be stable, the warbler finch has experienced a dramatic decline in population size on Santa Cruz Island since 1997. We aimed to identify whether warbler finches are particularly vulnerable during different stages of the breeding cycle. Contrary to our prediction, breeding success was lower in the small tree finch than in the warbler finch. In both species P. downsi had a strong negative impact on breeding success and our data suggest that heavy rain events also lowered the fledging success. On the one hand parents might be less efficient in compensating their chicks' energy loss due to parasitism as they might be less efficient in foraging on days of heavy rain. On the other hand, intense rainfalls might lead to increased humidity and more rapid cooling of the nests. In the case of the warbler finch we found that the control of invasive plant species with herbicides had a significant additive negative impact on the breeding success. It is very likely that the availability of insects (i.e. food abundance)is lower in such controlled areas, as herbicide usage led to the removal of the entire understory. Predation seems to be a minor factor in brood loss.","container-title":"PLOS ONE","DOI":"10.1371/journal.pone.0107518","ISSN":"1932-6203","issue":"9","journalAbbreviation":"PLOS ONE","language":"en","note":"publisher: Public Library of Science","page":"e107518","source":"PLoS Journals","title":"Invasive Parasites, Habitat Change and Heavy Rainfall Reduce Breeding Success in Darwin's Finches","volume":"9","author":[{"family":"Cimadom","given":"Arno"},{"family":"Ulloa","given":"Angel"},{"family":"Meidl","given":"Patrick"},{"family":"Zöttl","given":"Markus"},{"family":"Zöttl","given":"Elisabet"},{"family":"Fessl","given":"Birgit"},{"family":"Nemeth","given":"Erwin"},{"family":"Dvorak","given":"Michael"},{"family":"Cunninghame","given":"Francesca"},{"family":"Tebbich","given":"Sabine"}],"issued":{"date-parts":[["2014",9,23]]}}},{"id":1251,"uris":["http://zotero.org/users/15902993/items/W7JBUI5L"],"itemData":{"id":1251,"type":"article-journal","abstract":"Recently commenced host–parasite interactions provide an excellent opportunity to study co-evolutionary processes. Multi-host systems are especially informative because variation in virulence between hosts and temporal changes provides insight into evolutionary dynamics. However, empirical data under natural conditions are scarce. In the present study, we investigated the interaction between Darwin’s finches and the invasive fly Philornis downsi whose larvae feed on the blood of nestlings. Recently, however, the fly has changed its behavior and now also attacks incubating females. Two sympatric hosts are affected differently by the parasite and parasite load has changed over time. Our study observed a reversal of trends described two decades ago: while, currently, small tree finches (Camarhynchus parvulus) experience significantly higher parasite load than warbler finches (Certhidea olivacea), this was the opposite two decades ago. Currently, fledging success is higher in warbler finches compared to small tree finches. Our data indicate that not only intensity but also timing of infestation influences hosts’ reproductive success and parasite fitness. During incubation, prevalence was higher in warbler finches, but once chicks had hatched, prevalence was 100% in both species and parasite load was higher in small tree finches. Furthermore, our results suggest faster development and higher reproductive success of P. downsi in small tree finch nests. A change in host preference driven by larvae competition could have led to the reversal in parasite load.","container-title":"Oecologia","DOI":"10.1007/s00442-020-04807-5","ISSN":"1432-1939","issue":"1","journalAbbreviation":"Oecologia","language":"en","page":"249-259","source":"Springer Link","title":"Timing of infestation influences virulence and parasite success in a dynamic multi-host–parasite interaction between the invasive parasite, Philornis downsi, and Darwin’s finches","volume":"195","author":[{"family":"Cimadom","given":"Arno"},{"family":"Tebbich","given":"Sabine"}],"issued":{"date-parts":[["2021",1,1]]}}}],"schema":"https://github.com/citation-style-language/schema/raw/master/csl-citation.json"} </w:instrText>
      </w:r>
      <w:ins w:id="214" w:author="Danny Jackson (Student)" w:date="2025-06-24T11:27:00Z" w16du:dateUtc="2025-06-24T18:27:00Z">
        <w:r>
          <w:fldChar w:fldCharType="separate"/>
        </w:r>
      </w:ins>
      <w:r w:rsidR="00CD2851" w:rsidRPr="00CD2851">
        <w:rPr>
          <w:rFonts w:eastAsiaTheme="minorHAnsi"/>
          <w14:ligatures w14:val="standardContextual"/>
        </w:rPr>
        <w:t>(</w:t>
      </w:r>
      <w:r w:rsidR="00CD2851" w:rsidRPr="00CD2851">
        <w:rPr>
          <w:rFonts w:eastAsiaTheme="minorHAnsi"/>
          <w:i/>
          <w:iCs/>
          <w14:ligatures w14:val="standardContextual"/>
        </w:rPr>
        <w:t>26</w:t>
      </w:r>
      <w:r w:rsidR="00CD2851" w:rsidRPr="00CD2851">
        <w:rPr>
          <w:rFonts w:eastAsiaTheme="minorHAnsi"/>
          <w14:ligatures w14:val="standardContextual"/>
        </w:rPr>
        <w:t xml:space="preserve">, </w:t>
      </w:r>
      <w:r w:rsidR="00CD2851" w:rsidRPr="00CD2851">
        <w:rPr>
          <w:rFonts w:eastAsiaTheme="minorHAnsi"/>
          <w:i/>
          <w:iCs/>
          <w14:ligatures w14:val="standardContextual"/>
        </w:rPr>
        <w:t>27</w:t>
      </w:r>
      <w:r w:rsidR="00CD2851" w:rsidRPr="00CD2851">
        <w:rPr>
          <w:rFonts w:eastAsiaTheme="minorHAnsi"/>
          <w14:ligatures w14:val="standardContextual"/>
        </w:rPr>
        <w:t>)</w:t>
      </w:r>
      <w:ins w:id="215" w:author="Danny Jackson (Student)" w:date="2025-06-24T11:27:00Z" w16du:dateUtc="2025-06-24T18:27:00Z">
        <w:r>
          <w:fldChar w:fldCharType="end"/>
        </w:r>
        <w:r>
          <w:t>. In fact, over the past two decades, the small tree finch has experienced higher parasite burdens in nests and suffers a higher loss of reproductive success due to parasitism than the smaller warbler finch (</w:t>
        </w:r>
        <w:proofErr w:type="spellStart"/>
        <w:r>
          <w:rPr>
            <w:i/>
            <w:iCs/>
          </w:rPr>
          <w:t>Certhidea</w:t>
        </w:r>
        <w:proofErr w:type="spellEnd"/>
        <w:r>
          <w:rPr>
            <w:i/>
            <w:iCs/>
          </w:rPr>
          <w:t xml:space="preserve"> olivacea</w:t>
        </w:r>
      </w:ins>
      <w:ins w:id="216" w:author="Danny Jackson (Student)" w:date="2025-06-24T12:27:00Z" w16du:dateUtc="2025-06-24T19:27:00Z">
        <w:r w:rsidR="00101EAE">
          <w:t>)</w:t>
        </w:r>
      </w:ins>
      <w:ins w:id="217" w:author="Danny Jackson (Student)" w:date="2025-06-24T11:27:00Z" w16du:dateUtc="2025-06-24T18:27:00Z">
        <w:r>
          <w:t xml:space="preserve"> </w:t>
        </w:r>
      </w:ins>
      <w:ins w:id="218" w:author="Danny Jackson (Student)" w:date="2025-06-24T12:27:00Z" w16du:dateUtc="2025-06-24T19:27:00Z">
        <w:r w:rsidR="00101EAE">
          <w:t>(</w:t>
        </w:r>
      </w:ins>
      <w:ins w:id="219" w:author="Danny Jackson (Student)" w:date="2025-06-24T11:27:00Z" w16du:dateUtc="2025-06-24T18:27:00Z">
        <w:r>
          <w:fldChar w:fldCharType="begin"/>
        </w:r>
      </w:ins>
      <w:r w:rsidR="002176CC">
        <w:instrText xml:space="preserve"> ADDIN ZOTERO_ITEM CSL_CITATION {"citationID":"lEfOyTji","properties":{"formattedCitation":"({\\i{}27})","plainCitation":"(27)","dontUpdate":true,"noteIndex":0},"citationItems":[{"id":1251,"uris":["http://zotero.org/users/15902993/items/W7JBUI5L"],"itemData":{"id":1251,"type":"article-journal","abstract":"Recently commenced host–parasite interactions provide an excellent opportunity to study co-evolutionary processes. Multi-host systems are especially informative because variation in virulence between hosts and temporal changes provides insight into evolutionary dynamics. However, empirical data under natural conditions are scarce. In the present study, we investigated the interaction between Darwin’s finches and the invasive fly Philornis downsi whose larvae feed on the blood of nestlings. Recently, however, the fly has changed its behavior and now also attacks incubating females. Two sympatric hosts are affected differently by the parasite and parasite load has changed over time. Our study observed a reversal of trends described two decades ago: while, currently, small tree finches (Camarhynchus parvulus) experience significantly higher parasite load than warbler finches (Certhidea olivacea), this was the opposite two decades ago. Currently, fledging success is higher in warbler finches compared to small tree finches. Our data indicate that not only intensity but also timing of infestation influences hosts’ reproductive success and parasite fitness. During incubation, prevalence was higher in warbler finches, but once chicks had hatched, prevalence was 100% in both species and parasite load was higher in small tree finches. Furthermore, our results suggest faster development and higher reproductive success of P. downsi in small tree finch nests. A change in host preference driven by larvae competition could have led to the reversal in parasite load.","container-title":"Oecologia","DOI":"10.1007/s00442-020-04807-5","ISSN":"1432-1939","issue":"1","journalAbbreviation":"Oecologia","language":"en","page":"249-259","source":"Springer Link","title":"Timing of infestation influences virulence and parasite success in a dynamic multi-host–parasite interaction between the invasive parasite, Philornis downsi, and Darwin’s finches","volume":"195","author":[{"family":"Cimadom","given":"Arno"},{"family":"Tebbich","given":"Sabine"}],"issued":{"date-parts":[["2021",1,1]]}}}],"schema":"https://github.com/citation-style-language/schema/raw/master/csl-citation.json"} </w:instrText>
      </w:r>
      <w:ins w:id="220" w:author="Danny Jackson (Student)" w:date="2025-06-24T11:27:00Z" w16du:dateUtc="2025-06-24T18:27:00Z">
        <w:r>
          <w:fldChar w:fldCharType="separate"/>
        </w:r>
      </w:ins>
      <w:del w:id="221" w:author="Danny Jackson (Student)" w:date="2025-06-24T12:12:00Z" w16du:dateUtc="2025-06-24T19:12:00Z">
        <w:r w:rsidR="00CD2851" w:rsidRPr="00CD2851" w:rsidDel="002176CC">
          <w:rPr>
            <w:rFonts w:eastAsiaTheme="minorHAnsi"/>
            <w14:ligatures w14:val="standardContextual"/>
          </w:rPr>
          <w:delText>(</w:delText>
        </w:r>
      </w:del>
      <w:r w:rsidR="00CD2851" w:rsidRPr="00CD2851">
        <w:rPr>
          <w:rFonts w:eastAsiaTheme="minorHAnsi"/>
          <w:i/>
          <w:iCs/>
          <w14:ligatures w14:val="standardContextual"/>
        </w:rPr>
        <w:t>27</w:t>
      </w:r>
      <w:r w:rsidR="00CD2851" w:rsidRPr="00CD2851">
        <w:rPr>
          <w:rFonts w:eastAsiaTheme="minorHAnsi"/>
          <w14:ligatures w14:val="standardContextual"/>
        </w:rPr>
        <w:t>)</w:t>
      </w:r>
      <w:ins w:id="222" w:author="Danny Jackson (Student)" w:date="2025-06-24T11:27:00Z" w16du:dateUtc="2025-06-24T18:27:00Z">
        <w:r>
          <w:fldChar w:fldCharType="end"/>
        </w:r>
        <w:r>
          <w:t xml:space="preserve">. </w:t>
        </w:r>
      </w:ins>
    </w:p>
    <w:p w14:paraId="7F13D134" w14:textId="15F496A3" w:rsidR="00F9438E" w:rsidRDefault="00F9438E" w:rsidP="00D56190">
      <w:pPr>
        <w:spacing w:after="160" w:line="278" w:lineRule="auto"/>
        <w:ind w:firstLine="720"/>
        <w:rPr>
          <w:ins w:id="223" w:author="Danny Jackson (Student)" w:date="2025-06-24T11:27:00Z" w16du:dateUtc="2025-06-24T18:27:00Z"/>
        </w:rPr>
      </w:pPr>
      <w:ins w:id="224" w:author="Danny Jackson (Student)" w:date="2025-06-19T13:17:00Z" w16du:dateUtc="2025-06-19T20:17:00Z">
        <w:r>
          <w:t xml:space="preserve">Candidate genes </w:t>
        </w:r>
      </w:ins>
      <w:ins w:id="225" w:author="Danny Jackson (Student)" w:date="2025-06-19T13:21:00Z" w16du:dateUtc="2025-06-19T20:21:00Z">
        <w:r>
          <w:t>under selection were associated with</w:t>
        </w:r>
      </w:ins>
      <w:ins w:id="226" w:author="Danny Jackson (Student)" w:date="2025-06-19T13:17:00Z" w16du:dateUtc="2025-06-19T20:17:00Z">
        <w:r>
          <w:t xml:space="preserve"> blood physiology and immune functions in both the vegetarian finch and the medium ground finch</w:t>
        </w:r>
      </w:ins>
      <w:ins w:id="227" w:author="Danny Jackson (Student)" w:date="2025-06-19T13:21:00Z" w16du:dateUtc="2025-06-19T20:21:00Z">
        <w:r>
          <w:t>, but the strength and nature of these signals differed between species</w:t>
        </w:r>
      </w:ins>
      <w:ins w:id="228" w:author="Danny Jackson (Student)" w:date="2025-06-19T13:22:00Z" w16du:dateUtc="2025-06-19T20:22:00Z">
        <w:r>
          <w:t>.</w:t>
        </w:r>
      </w:ins>
      <w:ins w:id="229" w:author="Danny Jackson (Student)" w:date="2025-06-19T13:17:00Z" w16du:dateUtc="2025-06-19T20:17:00Z">
        <w:r>
          <w:t xml:space="preserve"> </w:t>
        </w:r>
      </w:ins>
      <w:ins w:id="230" w:author="Danny Jackson (Student)" w:date="2025-06-19T13:22:00Z" w16du:dateUtc="2025-06-19T20:22:00Z">
        <w:r>
          <w:t>I</w:t>
        </w:r>
      </w:ins>
      <w:ins w:id="231" w:author="Danny Jackson (Student)" w:date="2025-06-19T13:17:00Z" w16du:dateUtc="2025-06-19T20:17:00Z">
        <w:r>
          <w:t>n the vegetarian finch</w:t>
        </w:r>
      </w:ins>
      <w:ins w:id="232" w:author="Danny Jackson (Student)" w:date="2025-06-19T13:22:00Z" w16du:dateUtc="2025-06-19T20:22:00Z">
        <w:r>
          <w:t>, selection on genes related to</w:t>
        </w:r>
      </w:ins>
      <w:ins w:id="233" w:author="Danny Jackson (Student)" w:date="2025-06-19T13:17:00Z" w16du:dateUtc="2025-06-19T20:17:00Z">
        <w:r>
          <w:t xml:space="preserve"> blood physiology</w:t>
        </w:r>
      </w:ins>
      <w:ins w:id="234" w:author="Danny Jackson (Student)" w:date="2025-06-19T13:22:00Z" w16du:dateUtc="2025-06-19T20:22:00Z">
        <w:r>
          <w:t xml:space="preserve"> drove significance in several GO terms, suggested a concerted polygenic response in this phenotype</w:t>
        </w:r>
      </w:ins>
      <w:ins w:id="235" w:author="Danny Jackson (Student)" w:date="2025-06-19T13:17:00Z" w16du:dateUtc="2025-06-19T20:17:00Z">
        <w:r>
          <w:t xml:space="preserve">. </w:t>
        </w:r>
      </w:ins>
      <w:ins w:id="236" w:author="Danny Jackson (Student)" w:date="2025-06-19T13:23:00Z" w16du:dateUtc="2025-06-19T20:23:00Z">
        <w:r>
          <w:t>In contrast, the</w:t>
        </w:r>
      </w:ins>
      <w:ins w:id="237" w:author="Danny Jackson (Student)" w:date="2025-06-19T13:01:00Z" w16du:dateUtc="2025-06-19T20:01:00Z">
        <w:r w:rsidR="00994FE9">
          <w:t xml:space="preserve"> medium ground finch </w:t>
        </w:r>
      </w:ins>
      <w:ins w:id="238" w:author="Danny Jackson (Student)" w:date="2025-06-19T13:23:00Z" w16du:dateUtc="2025-06-19T20:23:00Z">
        <w:r>
          <w:t xml:space="preserve">showed a broader pattern of selection across </w:t>
        </w:r>
      </w:ins>
      <w:ins w:id="239" w:author="Danny Jackson (Student)" w:date="2025-06-19T13:01:00Z" w16du:dateUtc="2025-06-19T20:01:00Z">
        <w:r w:rsidR="00994FE9">
          <w:t>genes involved the innate and adaptive immun</w:t>
        </w:r>
      </w:ins>
      <w:ins w:id="240" w:author="Danny Jackson (Student)" w:date="2025-06-19T13:23:00Z" w16du:dateUtc="2025-06-19T20:23:00Z">
        <w:r>
          <w:t>ity</w:t>
        </w:r>
      </w:ins>
      <w:ins w:id="241" w:author="Danny Jackson (Student)" w:date="2025-06-19T13:01:00Z" w16du:dateUtc="2025-06-19T20:01:00Z">
        <w:r w:rsidR="00994FE9">
          <w:t xml:space="preserve">, </w:t>
        </w:r>
      </w:ins>
      <w:ins w:id="242" w:author="Danny Jackson (Student)" w:date="2025-06-19T13:23:00Z" w16du:dateUtc="2025-06-19T20:23:00Z">
        <w:r>
          <w:t>though</w:t>
        </w:r>
      </w:ins>
      <w:ins w:id="243" w:author="Danny Jackson (Student)" w:date="2025-06-19T13:01:00Z" w16du:dateUtc="2025-06-19T20:01:00Z">
        <w:r w:rsidR="00994FE9">
          <w:t xml:space="preserve"> no</w:t>
        </w:r>
      </w:ins>
      <w:ins w:id="244" w:author="Danny Jackson (Student)" w:date="2025-06-19T13:23:00Z" w16du:dateUtc="2025-06-19T20:23:00Z">
        <w:r>
          <w:t xml:space="preserve"> immun</w:t>
        </w:r>
      </w:ins>
      <w:ins w:id="245" w:author="Danny Jackson (Student)" w:date="2025-06-19T13:24:00Z" w16du:dateUtc="2025-06-19T20:24:00Z">
        <w:r>
          <w:t>e-related</w:t>
        </w:r>
      </w:ins>
      <w:ins w:id="246" w:author="Danny Jackson (Student)" w:date="2025-06-19T13:01:00Z" w16du:dateUtc="2025-06-19T20:01:00Z">
        <w:r w:rsidR="00994FE9">
          <w:t xml:space="preserve"> GO terms </w:t>
        </w:r>
      </w:ins>
      <w:ins w:id="247" w:author="Danny Jackson (Student)" w:date="2025-06-19T13:24:00Z" w16du:dateUtc="2025-06-19T20:24:00Z">
        <w:r>
          <w:t>were significantly overrepresented.</w:t>
        </w:r>
      </w:ins>
      <w:ins w:id="248" w:author="Danny Jackson (Student)" w:date="2025-06-19T13:01:00Z" w16du:dateUtc="2025-06-19T20:01:00Z">
        <w:r w:rsidR="00994FE9">
          <w:t xml:space="preserve"> </w:t>
        </w:r>
      </w:ins>
      <w:ins w:id="249" w:author="Danny Jackson (Student)" w:date="2025-06-19T13:25:00Z" w16du:dateUtc="2025-06-19T20:25:00Z">
        <w:r>
          <w:t xml:space="preserve">These early genomic responses may hint at divergent host strategies in response to the avian vampire fly. Resistance limits parasite burden, often through immune response, while tolerance </w:t>
        </w:r>
      </w:ins>
      <w:ins w:id="250" w:author="Danny Jackson (Student)" w:date="2025-06-19T13:33:00Z" w16du:dateUtc="2025-06-19T20:33:00Z">
        <w:r w:rsidR="00167B86">
          <w:t>mitigates</w:t>
        </w:r>
      </w:ins>
      <w:ins w:id="251" w:author="Danny Jackson (Student)" w:date="2025-06-19T13:25:00Z" w16du:dateUtc="2025-06-19T20:25:00Z">
        <w:r>
          <w:t xml:space="preserve"> the costs of parasitism without reducing</w:t>
        </w:r>
      </w:ins>
      <w:ins w:id="252" w:author="Danny Jackson (Student)" w:date="2025-06-19T13:26:00Z" w16du:dateUtc="2025-06-19T20:26:00Z">
        <w:r>
          <w:t xml:space="preserve"> parasite load. </w:t>
        </w:r>
      </w:ins>
      <w:ins w:id="253" w:author="Danny Jackson (Student)" w:date="2025-06-19T13:33:00Z" w16du:dateUtc="2025-06-19T20:33:00Z">
        <w:r w:rsidR="00167B86">
          <w:t xml:space="preserve">In the vegetarian finch, selection on genes related to </w:t>
        </w:r>
      </w:ins>
      <w:ins w:id="254" w:author="Danny Jackson (Student)" w:date="2025-06-19T13:26:00Z" w16du:dateUtc="2025-06-19T20:26:00Z">
        <w:r w:rsidR="00167B86">
          <w:t xml:space="preserve">blood physiology </w:t>
        </w:r>
      </w:ins>
      <w:ins w:id="255" w:author="Danny Jackson (Student)" w:date="2025-06-19T13:33:00Z" w16du:dateUtc="2025-06-19T20:33:00Z">
        <w:r w:rsidR="00167B86">
          <w:t>may</w:t>
        </w:r>
      </w:ins>
      <w:ins w:id="256" w:author="Danny Jackson (Student)" w:date="2025-06-19T13:26:00Z" w16du:dateUtc="2025-06-19T20:26:00Z">
        <w:r w:rsidR="00167B86">
          <w:t xml:space="preserve"> reflect a</w:t>
        </w:r>
      </w:ins>
      <w:ins w:id="257" w:author="Danny Jackson (Student)" w:date="2025-06-19T13:33:00Z" w16du:dateUtc="2025-06-19T20:33:00Z">
        <w:r w:rsidR="00167B86">
          <w:t>n emerging</w:t>
        </w:r>
      </w:ins>
      <w:ins w:id="258" w:author="Danny Jackson (Student)" w:date="2025-06-19T13:26:00Z" w16du:dateUtc="2025-06-19T20:26:00Z">
        <w:r w:rsidR="00167B86">
          <w:t xml:space="preserve"> tolerance strategy by limiting resource availability to parasites. In</w:t>
        </w:r>
      </w:ins>
      <w:ins w:id="259" w:author="Danny Jackson (Student)" w:date="2025-06-19T13:33:00Z" w16du:dateUtc="2025-06-19T20:33:00Z">
        <w:r w:rsidR="00167B86">
          <w:t xml:space="preserve"> contrast,</w:t>
        </w:r>
      </w:ins>
      <w:ins w:id="260" w:author="Danny Jackson (Student)" w:date="2025-06-19T13:27:00Z" w16du:dateUtc="2025-06-19T20:27:00Z">
        <w:r w:rsidR="00167B86">
          <w:t xml:space="preserve"> selection on immune-related genes </w:t>
        </w:r>
      </w:ins>
      <w:ins w:id="261" w:author="Danny Jackson (Student)" w:date="2025-06-19T13:33:00Z" w16du:dateUtc="2025-06-19T20:33:00Z">
        <w:r w:rsidR="00167B86">
          <w:t xml:space="preserve">in the </w:t>
        </w:r>
      </w:ins>
      <w:ins w:id="262" w:author="Danny Jackson (Student)" w:date="2025-06-19T13:34:00Z" w16du:dateUtc="2025-06-19T20:34:00Z">
        <w:r w:rsidR="00167B86">
          <w:t xml:space="preserve">medium ground finch </w:t>
        </w:r>
      </w:ins>
      <w:ins w:id="263" w:author="Danny Jackson (Student)" w:date="2025-06-19T13:27:00Z" w16du:dateUtc="2025-06-19T20:27:00Z">
        <w:r w:rsidR="00167B86">
          <w:t>could support the potential for either resistance or</w:t>
        </w:r>
      </w:ins>
      <w:ins w:id="264" w:author="Danny Jackson (Student)" w:date="2025-06-19T13:34:00Z" w16du:dateUtc="2025-06-19T20:34:00Z">
        <w:r w:rsidR="00167B86">
          <w:t xml:space="preserve"> immune-mediated</w:t>
        </w:r>
      </w:ins>
      <w:ins w:id="265" w:author="Danny Jackson (Student)" w:date="2025-06-19T13:27:00Z" w16du:dateUtc="2025-06-19T20:27:00Z">
        <w:r w:rsidR="00167B86">
          <w:t xml:space="preserve"> tolerance</w:t>
        </w:r>
      </w:ins>
      <w:ins w:id="266" w:author="Danny Jackson (Student)" w:date="2025-06-19T13:28:00Z" w16du:dateUtc="2025-06-19T20:28:00Z">
        <w:r w:rsidR="00167B86">
          <w:t>. U</w:t>
        </w:r>
      </w:ins>
      <w:ins w:id="267" w:author="Danny Jackson (Student)" w:date="2025-06-19T13:27:00Z" w16du:dateUtc="2025-06-19T20:27:00Z">
        <w:r w:rsidR="00167B86">
          <w:t xml:space="preserve">pregulation of immune </w:t>
        </w:r>
      </w:ins>
      <w:ins w:id="268" w:author="Danny Jackson (Student)" w:date="2025-06-19T13:34:00Z" w16du:dateUtc="2025-06-19T20:34:00Z">
        <w:r w:rsidR="00167B86">
          <w:t>activity</w:t>
        </w:r>
      </w:ins>
      <w:ins w:id="269" w:author="Danny Jackson (Student)" w:date="2025-06-19T13:27:00Z" w16du:dateUtc="2025-06-19T20:27:00Z">
        <w:r w:rsidR="00167B86">
          <w:t xml:space="preserve"> </w:t>
        </w:r>
      </w:ins>
      <w:ins w:id="270" w:author="Danny Jackson (Student)" w:date="2025-06-19T13:34:00Z" w16du:dateUtc="2025-06-19T20:34:00Z">
        <w:r w:rsidR="00167B86">
          <w:t>might</w:t>
        </w:r>
      </w:ins>
      <w:ins w:id="271" w:author="Danny Jackson (Student)" w:date="2025-06-19T13:27:00Z" w16du:dateUtc="2025-06-19T20:27:00Z">
        <w:r w:rsidR="00167B86">
          <w:t xml:space="preserve"> </w:t>
        </w:r>
      </w:ins>
      <w:ins w:id="272" w:author="Danny Jackson (Student)" w:date="2025-06-19T13:34:00Z" w16du:dateUtc="2025-06-19T20:34:00Z">
        <w:r w:rsidR="00167B86">
          <w:t>confer</w:t>
        </w:r>
      </w:ins>
      <w:ins w:id="273" w:author="Danny Jackson (Student)" w:date="2025-06-19T13:27:00Z" w16du:dateUtc="2025-06-19T20:27:00Z">
        <w:r w:rsidR="00167B86">
          <w:t xml:space="preserve"> resistance</w:t>
        </w:r>
      </w:ins>
      <w:ins w:id="274" w:author="Danny Jackson (Student)" w:date="2025-06-19T13:34:00Z" w16du:dateUtc="2025-06-19T20:34:00Z">
        <w:r w:rsidR="00167B86">
          <w:t>, whereas</w:t>
        </w:r>
      </w:ins>
      <w:ins w:id="275" w:author="Danny Jackson (Student)" w:date="2025-06-19T13:27:00Z" w16du:dateUtc="2025-06-19T20:27:00Z">
        <w:r w:rsidR="00167B86">
          <w:t xml:space="preserve"> downregulation of an ineffective immune response could reduce energetic </w:t>
        </w:r>
      </w:ins>
      <w:ins w:id="276" w:author="Danny Jackson (Student)" w:date="2025-06-19T13:34:00Z" w16du:dateUtc="2025-06-19T20:34:00Z">
        <w:r w:rsidR="00167B86">
          <w:t xml:space="preserve">costs </w:t>
        </w:r>
      </w:ins>
      <w:ins w:id="277" w:author="Danny Jackson (Student)" w:date="2025-06-19T13:35:00Z" w16du:dateUtc="2025-06-19T20:35:00Z">
        <w:r w:rsidR="00167B86">
          <w:t>and favor tolerance</w:t>
        </w:r>
      </w:ins>
      <w:ins w:id="278" w:author="Danny Jackson (Student)" w:date="2025-06-19T13:28:00Z" w16du:dateUtc="2025-06-19T20:28:00Z">
        <w:r w:rsidR="00167B86">
          <w:t>.</w:t>
        </w:r>
      </w:ins>
      <w:ins w:id="279" w:author="Danny Jackson (Student)" w:date="2025-06-19T13:29:00Z" w16du:dateUtc="2025-06-19T20:29:00Z">
        <w:r w:rsidR="00167B86">
          <w:t xml:space="preserve"> Notably, </w:t>
        </w:r>
      </w:ins>
      <w:ins w:id="280" w:author="Danny Jackson (Student)" w:date="2025-06-19T13:31:00Z" w16du:dateUtc="2025-06-19T20:31:00Z">
        <w:r w:rsidR="00167B86">
          <w:t xml:space="preserve">parasitized </w:t>
        </w:r>
      </w:ins>
      <w:ins w:id="281" w:author="Danny Jackson (Student)" w:date="2025-06-19T13:29:00Z" w16du:dateUtc="2025-06-19T20:29:00Z">
        <w:r w:rsidR="00167B86">
          <w:t>n</w:t>
        </w:r>
        <w:r w:rsidR="00167B86">
          <w:t xml:space="preserve">estling medium ground finches do not mount an antibody-mediated response, although </w:t>
        </w:r>
      </w:ins>
      <w:ins w:id="282" w:author="Danny Jackson (Student)" w:date="2025-06-19T13:30:00Z" w16du:dateUtc="2025-06-19T20:30:00Z">
        <w:r w:rsidR="00167B86">
          <w:t xml:space="preserve">parasitized </w:t>
        </w:r>
      </w:ins>
      <w:ins w:id="283" w:author="Danny Jackson (Student)" w:date="2025-06-19T13:29:00Z" w16du:dateUtc="2025-06-19T20:29:00Z">
        <w:r w:rsidR="00167B86">
          <w:t xml:space="preserve">brooding females do </w:t>
        </w:r>
      </w:ins>
      <w:r w:rsidR="002176CC">
        <w:fldChar w:fldCharType="begin"/>
      </w:r>
      <w:r w:rsidR="002176CC">
        <w:instrText xml:space="preserve"> ADDIN ZOTERO_ITEM CSL_CITATION {"citationID":"XNeL4VC8","properties":{"formattedCitation":"({\\i{}28})","plainCitation":"(28)","noteIndex":0},"citationItems":[{"id":1257,"uris":["http://zotero.org/users/15902993/items/J3EZUETE"],"itemData":{"id":1257,"type":"article-journal","abstract":"Ecological immunology aims to explain variation among hosts in the strength and efficacy of immunological defenses. However, a shortcoming has been the failure to link host immune responses to actual parasites under natural conditions. Here, we present one of the first experimental demonstrations of a parasite-induced immune response in a wild bird population. The recently introduced ectoparasitic nest fly Philornis downsi severely impacts the fitness of Darwin's finches and other land birds in the Galápagos Islands. An earlier study showed that female medium ground finches (Geospiza fortis) had P. downsi-binding antibodies correlating with presumed variation in fly exposure over time. In the current study, we experimentally manipulated fly abundance to test whether the fly does, in fact, cause changes in antibody levels. We manipulated P. downsi abundance in nests and quantified P. downsi-binding antibody levels of medium ground finch mothers, fathers, and nestlings. We also quantified host behaviors, such as preening, which can integrate with antibody-mediated defenses against ectoparasites. Philornis downsi-binding antibody levels were significantly higher among mothers at parasitized nests, compared to mothers at (fumigated) nonparasitized nests. Mothers with higher antibody levels tended to have fewer parasites in their nests, suggesting that antibodies play a role in defense against parasites. Mothers showed no behavioral changes that would enhance the effectiveness of the immune response. Neither adult males, nor nestlings, had P. downsi-induced immunological or behavioral responses that would enhance defense against flies. None of the parasitized nests fledged any offspring, despite the immune response by mothers. Thus, this study shows that, while the immune response of mothers appeared to be defensive, it was not sufficient to rescue current reproductive fitness. This study further shows the importance of testing the fitness consequences of immune defenses, rather than assuming that such responses increase host fitness.","container-title":"Ecology and Evolution","DOI":"10.1002/ece3.651","ISSN":"2045-7758","issue":"8","language":"en","license":"© 2013 The Authors. Ecology and Evolution published by John Wiley &amp; Sons Ltd.","note":"_eprint: https://onlinelibrary.wiley.com/doi/pdf/10.1002/ece3.651","page":"2514-2523","source":"Wiley Online Library","title":"Experimental demonstration of a parasite-induced immune response in wild birds: Darwin's finches and introduced nest flies","title-short":"Experimental demonstration of a parasite-induced immune response in wild birds","volume":"3","author":[{"family":"Koop","given":"Jennifer A. H."},{"family":"Owen","given":"Jeb P."},{"family":"Knutie","given":"Sarah A."},{"family":"Aguilar","given":"Maria A."},{"family":"Clayton","given":"Dale H."}],"issued":{"date-parts":[["2013"]]}}}],"schema":"https://github.com/citation-style-language/schema/raw/master/csl-citation.json"} </w:instrText>
      </w:r>
      <w:r w:rsidR="002176CC">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28</w:t>
      </w:r>
      <w:r w:rsidR="002176CC" w:rsidRPr="002176CC">
        <w:rPr>
          <w:rFonts w:eastAsiaTheme="minorHAnsi"/>
          <w14:ligatures w14:val="standardContextual"/>
        </w:rPr>
        <w:t>)</w:t>
      </w:r>
      <w:r w:rsidR="002176CC">
        <w:fldChar w:fldCharType="end"/>
      </w:r>
      <w:ins w:id="284" w:author="Danny Jackson (Student)" w:date="2025-06-19T13:29:00Z" w16du:dateUtc="2025-06-19T20:29:00Z">
        <w:r w:rsidR="00167B86">
          <w:t>.</w:t>
        </w:r>
      </w:ins>
      <w:ins w:id="285" w:author="Danny Jackson (Student)" w:date="2025-06-19T13:31:00Z" w16du:dateUtc="2025-06-19T20:31:00Z">
        <w:r w:rsidR="00167B86">
          <w:t xml:space="preserve"> </w:t>
        </w:r>
      </w:ins>
      <w:ins w:id="286" w:author="Danny Jackson (Student)" w:date="2025-06-19T13:35:00Z" w16du:dateUtc="2025-06-19T20:35:00Z">
        <w:r w:rsidR="00167B86">
          <w:t>While</w:t>
        </w:r>
      </w:ins>
      <w:ins w:id="287" w:author="Danny Jackson (Student)" w:date="2025-06-19T13:31:00Z" w16du:dateUtc="2025-06-19T20:31:00Z">
        <w:r w:rsidR="00167B86">
          <w:t xml:space="preserve"> we cannot </w:t>
        </w:r>
      </w:ins>
      <w:ins w:id="288" w:author="Danny Jackson (Student)" w:date="2025-06-19T13:35:00Z" w16du:dateUtc="2025-06-19T20:35:00Z">
        <w:r w:rsidR="00167B86">
          <w:t>yet determine</w:t>
        </w:r>
      </w:ins>
      <w:ins w:id="289" w:author="Danny Jackson (Student)" w:date="2025-06-19T13:31:00Z" w16du:dateUtc="2025-06-19T20:31:00Z">
        <w:r w:rsidR="00167B86">
          <w:t xml:space="preserve"> whether these responses reflect an evolution of resistance, tole</w:t>
        </w:r>
      </w:ins>
      <w:ins w:id="290" w:author="Danny Jackson (Student)" w:date="2025-06-19T13:32:00Z" w16du:dateUtc="2025-06-19T20:32:00Z">
        <w:r w:rsidR="00167B86">
          <w:t xml:space="preserve">rance, or both, they clearly </w:t>
        </w:r>
      </w:ins>
      <w:ins w:id="291" w:author="Danny Jackson (Student)" w:date="2025-06-19T13:36:00Z" w16du:dateUtc="2025-06-19T20:36:00Z">
        <w:r w:rsidR="00167B86">
          <w:t xml:space="preserve">highlight </w:t>
        </w:r>
      </w:ins>
      <w:ins w:id="292" w:author="Danny Jackson (Student)" w:date="2025-06-24T12:16:00Z" w16du:dateUtc="2025-06-24T19:16:00Z">
        <w:r w:rsidR="002176CC">
          <w:t xml:space="preserve">different </w:t>
        </w:r>
      </w:ins>
      <w:ins w:id="293" w:author="Danny Jackson (Student)" w:date="2025-06-19T13:36:00Z" w16du:dateUtc="2025-06-19T20:36:00Z">
        <w:r w:rsidR="00167B86">
          <w:t>phenotypic targets of</w:t>
        </w:r>
      </w:ins>
      <w:ins w:id="294" w:author="Danny Jackson (Student)" w:date="2025-06-19T13:32:00Z" w16du:dateUtc="2025-06-19T20:32:00Z">
        <w:r w:rsidR="00167B86">
          <w:t xml:space="preserve"> selection between the species.</w:t>
        </w:r>
      </w:ins>
    </w:p>
    <w:p w14:paraId="5474C03E" w14:textId="77777777" w:rsidR="00641BA3" w:rsidDel="00641BA3" w:rsidRDefault="00641BA3" w:rsidP="00641BA3">
      <w:pPr>
        <w:spacing w:after="160" w:line="278" w:lineRule="auto"/>
        <w:ind w:firstLine="720"/>
        <w:rPr>
          <w:del w:id="295" w:author="Danny Jackson (Student)" w:date="2025-06-24T11:27:00Z" w16du:dateUtc="2025-06-24T18:27:00Z"/>
          <w:moveTo w:id="296" w:author="Danny Jackson (Student)" w:date="2025-06-24T11:27:00Z" w16du:dateUtc="2025-06-24T18:27:00Z"/>
        </w:rPr>
      </w:pPr>
      <w:moveToRangeStart w:id="297" w:author="Danny Jackson (Student)" w:date="2025-06-24T11:27:00Z" w:name="move201656807"/>
      <w:moveTo w:id="298" w:author="Danny Jackson (Student)" w:date="2025-06-24T11:27:00Z" w16du:dateUtc="2025-06-24T18:27:00Z">
        <w:r>
          <w:lastRenderedPageBreak/>
          <w:t>To investigate potential candidate mutations underlying adaptive change in response to the avian vampire fly, we explored the function and mutations within each gene underlying significant GO processes. We investigated the SNPs with the highest F</w:t>
        </w:r>
        <w:r w:rsidRPr="00993CAA">
          <w:rPr>
            <w:vertAlign w:val="subscript"/>
          </w:rPr>
          <w:t>ST</w:t>
        </w:r>
        <w:r>
          <w:t xml:space="preserve"> within and around each gene for evidence of coding changes or mutations in a CpG site, which could indicate a change in DNA methylation and epigenetic gene regulation.</w:t>
        </w:r>
      </w:moveTo>
    </w:p>
    <w:moveToRangeEnd w:id="297"/>
    <w:p w14:paraId="1A0C14FF" w14:textId="77777777" w:rsidR="00641BA3" w:rsidRDefault="00641BA3" w:rsidP="00641BA3">
      <w:pPr>
        <w:spacing w:after="160" w:line="278" w:lineRule="auto"/>
        <w:ind w:firstLine="720"/>
        <w:rPr>
          <w:ins w:id="299" w:author="Danny Jackson (Student)" w:date="2025-06-19T13:25:00Z" w16du:dateUtc="2025-06-19T20:25:00Z"/>
        </w:rPr>
      </w:pPr>
    </w:p>
    <w:p w14:paraId="7E78292D" w14:textId="6983DEF3" w:rsidR="006F4936" w:rsidDel="00167B86" w:rsidRDefault="000C349A" w:rsidP="00F9438E">
      <w:pPr>
        <w:spacing w:after="160" w:line="278" w:lineRule="auto"/>
        <w:ind w:firstLine="720"/>
        <w:rPr>
          <w:del w:id="300" w:author="Danny Jackson (Student)" w:date="2025-06-19T13:32:00Z" w16du:dateUtc="2025-06-19T20:32:00Z"/>
        </w:rPr>
      </w:pPr>
      <w:ins w:id="301" w:author="McNew, Sabrina - (mcnew)" w:date="2025-06-14T12:00:00Z" w16du:dateUtc="2025-06-14T19:00:00Z">
        <w:del w:id="302" w:author="Danny Jackson (Student)" w:date="2025-06-19T13:13:00Z" w16du:dateUtc="2025-06-19T20:13:00Z">
          <w:r w:rsidDel="00A05E4F">
            <w:delText xml:space="preserve"> </w:delText>
          </w:r>
        </w:del>
        <w:del w:id="303" w:author="Danny Jackson (Student)" w:date="2025-06-19T13:10:00Z" w16du:dateUtc="2025-06-19T20:10:00Z">
          <w:r w:rsidDel="00A05E4F">
            <w:delText xml:space="preserve">Add shit like… </w:delText>
          </w:r>
        </w:del>
      </w:ins>
      <w:ins w:id="304" w:author="McNew, Sabrina - (mcnew)" w:date="2025-06-14T12:02:00Z" w16du:dateUtc="2025-06-14T19:02:00Z">
        <w:del w:id="305" w:author="Danny Jackson (Student)" w:date="2025-06-19T13:10:00Z" w16du:dateUtc="2025-06-19T20:10:00Z">
          <w:r w:rsidR="006B51DF" w:rsidDel="00A05E4F">
            <w:delText>It’s interesting that there were</w:delText>
          </w:r>
        </w:del>
      </w:ins>
      <w:ins w:id="306" w:author="McNew, Sabrina - (mcnew)" w:date="2025-06-14T12:03:00Z" w16du:dateUtc="2025-06-14T19:03:00Z">
        <w:del w:id="307" w:author="Danny Jackson (Student)" w:date="2025-06-19T13:10:00Z" w16du:dateUtc="2025-06-19T20:10:00Z">
          <w:r w:rsidR="006B51DF" w:rsidDel="00A05E4F">
            <w:delText xml:space="preserve"> more (?)</w:delText>
          </w:r>
        </w:del>
      </w:ins>
      <w:ins w:id="308" w:author="McNew, Sabrina - (mcnew)" w:date="2025-06-14T12:02:00Z" w16du:dateUtc="2025-06-14T19:02:00Z">
        <w:del w:id="309" w:author="Danny Jackson (Student)" w:date="2025-06-19T13:10:00Z" w16du:dateUtc="2025-06-19T20:10:00Z">
          <w:r w:rsidR="006B51DF" w:rsidDel="00A05E4F">
            <w:delText xml:space="preserve"> genes involved in innate and ada</w:delText>
          </w:r>
        </w:del>
      </w:ins>
      <w:ins w:id="310" w:author="McNew, Sabrina - (mcnew)" w:date="2025-06-14T12:03:00Z" w16du:dateUtc="2025-06-14T19:03:00Z">
        <w:del w:id="311" w:author="Danny Jackson (Student)" w:date="2025-06-19T13:10:00Z" w16du:dateUtc="2025-06-19T20:10:00Z">
          <w:r w:rsidR="006B51DF" w:rsidDel="00A05E4F">
            <w:delText xml:space="preserve">ptive immune function under selection in FOR compared to CRA. This result suggests that </w:delText>
          </w:r>
        </w:del>
      </w:ins>
      <w:ins w:id="312" w:author="McNew, Sabrina - (mcnew)" w:date="2025-06-14T12:15:00Z" w16du:dateUtc="2025-06-14T19:15:00Z">
        <w:del w:id="313" w:author="Danny Jackson (Student)" w:date="2025-06-19T13:10:00Z" w16du:dateUtc="2025-06-19T20:10:00Z">
          <w:r w:rsidR="009401E7" w:rsidDel="00A05E4F">
            <w:delText>different host species may evolve distinct host strategies when confronted with a novel parasite.</w:delText>
          </w:r>
          <w:r w:rsidR="008F688E" w:rsidDel="00A05E4F">
            <w:delText xml:space="preserve"> Studies have found that female medium ground finches mount an </w:delText>
          </w:r>
        </w:del>
      </w:ins>
      <w:ins w:id="314" w:author="McNew, Sabrina - (mcnew)" w:date="2025-06-14T12:16:00Z" w16du:dateUtc="2025-06-14T19:16:00Z">
        <w:del w:id="315" w:author="Danny Jackson (Student)" w:date="2025-06-19T13:10:00Z" w16du:dateUtc="2025-06-19T20:10:00Z">
          <w:r w:rsidR="00CD0A7A" w:rsidDel="00A05E4F">
            <w:delText xml:space="preserve">antibody-mediated </w:delText>
          </w:r>
        </w:del>
      </w:ins>
      <w:ins w:id="316" w:author="McNew, Sabrina - (mcnew)" w:date="2025-06-14T12:15:00Z" w16du:dateUtc="2025-06-14T19:15:00Z">
        <w:del w:id="317" w:author="Danny Jackson (Student)" w:date="2025-06-19T13:10:00Z" w16du:dateUtc="2025-06-19T20:10:00Z">
          <w:r w:rsidR="008F688E" w:rsidDel="00A05E4F">
            <w:delText>imm</w:delText>
          </w:r>
        </w:del>
      </w:ins>
      <w:ins w:id="318" w:author="McNew, Sabrina - (mcnew)" w:date="2025-06-14T12:16:00Z" w16du:dateUtc="2025-06-14T19:16:00Z">
        <w:del w:id="319" w:author="Danny Jackson (Student)" w:date="2025-06-19T13:10:00Z" w16du:dateUtc="2025-06-19T20:10:00Z">
          <w:r w:rsidR="008F688E" w:rsidDel="00A05E4F">
            <w:delText>une response to the avian vampire fly</w:delText>
          </w:r>
          <w:r w:rsidR="00CD0A7A" w:rsidDel="00A05E4F">
            <w:delText xml:space="preserve">, likely triggered by larvae feeding on the female as she broods eggs and nestlings. </w:delText>
          </w:r>
        </w:del>
        <w:del w:id="320" w:author="Danny Jackson (Student)" w:date="2025-06-19T13:13:00Z" w16du:dateUtc="2025-06-19T20:13:00Z">
          <w:r w:rsidR="00CD0A7A" w:rsidDel="00A05E4F">
            <w:delText xml:space="preserve">However, nestlings </w:delText>
          </w:r>
          <w:r w:rsidR="00517803" w:rsidDel="00A05E4F">
            <w:delText>do</w:delText>
          </w:r>
        </w:del>
      </w:ins>
      <w:ins w:id="321" w:author="McNew, Sabrina - (mcnew)" w:date="2025-06-14T12:17:00Z" w16du:dateUtc="2025-06-14T19:17:00Z">
        <w:del w:id="322" w:author="Danny Jackson (Student)" w:date="2025-06-19T13:13:00Z" w16du:dateUtc="2025-06-19T20:13:00Z">
          <w:r w:rsidR="00517803" w:rsidDel="00A05E4F">
            <w:delText xml:space="preserve"> not show the same response, perhaps because developing nestlings do not survive long enough to produce antibodies.</w:delText>
          </w:r>
          <w:r w:rsidR="00657F1F" w:rsidDel="00A05E4F">
            <w:delText xml:space="preserve"> Although </w:delText>
          </w:r>
        </w:del>
      </w:ins>
      <w:ins w:id="323" w:author="McNew, Sabrina - (mcnew)" w:date="2025-06-14T12:19:00Z" w16du:dateUtc="2025-06-14T19:19:00Z">
        <w:del w:id="324" w:author="Danny Jackson (Student)" w:date="2025-06-19T13:13:00Z" w16du:dateUtc="2025-06-19T20:13:00Z">
          <w:r w:rsidR="00CB6785" w:rsidDel="00A05E4F">
            <w:delText>effective resistance phenotypes have not been identified in the medium ground finch, nests vary substantially in their parasite burden. It is possible that immune-related factors of either nestlings or their mothers,</w:delText>
          </w:r>
          <w:r w:rsidR="00F42AFF" w:rsidDel="00A05E4F">
            <w:delText xml:space="preserve"> perhaps related to inflammation, </w:delText>
          </w:r>
        </w:del>
      </w:ins>
      <w:ins w:id="325" w:author="McNew, Sabrina - (mcnew)" w:date="2025-06-14T12:20:00Z" w16du:dateUtc="2025-06-14T19:20:00Z">
        <w:del w:id="326" w:author="Danny Jackson (Student)" w:date="2025-06-19T13:13:00Z" w16du:dateUtc="2025-06-19T20:13:00Z">
          <w:r w:rsidR="00F42AFF" w:rsidDel="00A05E4F">
            <w:delText>underlies variation in parasite burden</w:delText>
          </w:r>
          <w:r w:rsidR="00E66ED9" w:rsidDel="00A05E4F">
            <w:delText xml:space="preserve">. Over time maybe ground finches would </w:delText>
          </w:r>
        </w:del>
      </w:ins>
      <w:ins w:id="327" w:author="McNew, Sabrina - (mcnew)" w:date="2025-06-14T12:21:00Z" w16du:dateUtc="2025-06-14T19:21:00Z">
        <w:del w:id="328" w:author="Danny Jackson (Student)" w:date="2025-06-19T13:13:00Z" w16du:dateUtc="2025-06-19T20:13:00Z">
          <w:r w:rsidR="00E66ED9" w:rsidDel="00A05E4F">
            <w:delText xml:space="preserve">experience lower parasite burdens as </w:delText>
          </w:r>
          <w:commentRangeStart w:id="329"/>
          <w:r w:rsidR="00E66ED9" w:rsidDel="00A05E4F">
            <w:delText xml:space="preserve">resistance continues to be selected for </w:delText>
          </w:r>
        </w:del>
      </w:ins>
      <w:ins w:id="330" w:author="McNew, Sabrina - (mcnew)" w:date="2025-06-14T12:15:00Z" w16du:dateUtc="2025-06-14T19:15:00Z">
        <w:del w:id="331" w:author="Danny Jackson (Student)" w:date="2025-06-19T13:13:00Z" w16du:dateUtc="2025-06-19T20:13:00Z">
          <w:r w:rsidR="008F688E" w:rsidDel="00A05E4F">
            <w:delText xml:space="preserve"> </w:delText>
          </w:r>
        </w:del>
      </w:ins>
      <w:commentRangeEnd w:id="329"/>
      <w:ins w:id="332" w:author="McNew, Sabrina - (mcnew)" w:date="2025-06-14T12:22:00Z" w16du:dateUtc="2025-06-14T19:22:00Z">
        <w:del w:id="333" w:author="Danny Jackson (Student)" w:date="2025-06-19T13:13:00Z" w16du:dateUtc="2025-06-19T20:13:00Z">
          <w:r w:rsidR="00CA0ADB" w:rsidDel="00A05E4F">
            <w:rPr>
              <w:rStyle w:val="CommentReference"/>
            </w:rPr>
            <w:commentReference w:id="329"/>
          </w:r>
        </w:del>
      </w:ins>
    </w:p>
    <w:p w14:paraId="4B41AC2C" w14:textId="4511F43C" w:rsidR="00C066B7" w:rsidRPr="00C53B0A" w:rsidDel="00641BA3" w:rsidRDefault="00C066B7" w:rsidP="006F4936">
      <w:pPr>
        <w:spacing w:after="160" w:line="278" w:lineRule="auto"/>
        <w:ind w:firstLine="720"/>
        <w:rPr>
          <w:del w:id="334" w:author="Danny Jackson (Student)" w:date="2025-06-24T11:26:00Z" w16du:dateUtc="2025-06-24T18:26:00Z"/>
          <w:i/>
          <w:iCs/>
        </w:rPr>
      </w:pPr>
      <w:del w:id="335" w:author="Danny Jackson (Student)" w:date="2025-06-24T11:26:00Z" w16du:dateUtc="2025-06-24T18:26:00Z">
        <w:r w:rsidDel="00641BA3">
          <w:delText>While no GO terms were significant in the small tree finch, regions of the genome did show local peaks in our composite statistic</w:delText>
        </w:r>
        <w:r w:rsidR="007F6C26" w:rsidDel="00641BA3">
          <w:delText xml:space="preserve"> (Figure</w:delText>
        </w:r>
      </w:del>
      <w:ins w:id="336" w:author="McNew, Sabrina - (mcnew)" w:date="2025-06-14T11:38:00Z" w16du:dateUtc="2025-06-14T18:38:00Z">
        <w:del w:id="337" w:author="Danny Jackson (Student)" w:date="2025-06-24T11:26:00Z" w16du:dateUtc="2025-06-24T18:26:00Z">
          <w:r w:rsidR="007F6C26" w:rsidDel="00641BA3">
            <w:delText>)</w:delText>
          </w:r>
        </w:del>
      </w:ins>
      <w:del w:id="338" w:author="Danny Jackson (Student)" w:date="2025-06-24T11:26:00Z" w16du:dateUtc="2025-06-24T18:26:00Z">
        <w:r w:rsidDel="00641BA3">
          <w:delText xml:space="preserve">. This </w:delText>
        </w:r>
        <w:r w:rsidR="003527E7" w:rsidDel="00641BA3">
          <w:delText xml:space="preserve">result </w:delText>
        </w:r>
        <w:r w:rsidDel="00641BA3">
          <w:delText>suggests selection on some genes, although perhaps without a strong enough signal of selection across multiple genes involved in a single biological process. Our findings do not rule out ongoing selection on relevant physiological processes that could be better detected over a longer time period.</w:delText>
        </w:r>
        <w:r w:rsidR="00B87ADF" w:rsidDel="00641BA3">
          <w:delText xml:space="preserve"> These </w:delText>
        </w:r>
        <w:r w:rsidR="003527E7" w:rsidDel="00641BA3">
          <w:delText>findings</w:delText>
        </w:r>
        <w:r w:rsidR="00B87ADF" w:rsidDel="00641BA3">
          <w:delText xml:space="preserve"> </w:delText>
        </w:r>
        <w:r w:rsidR="005E07AC" w:rsidDel="00641BA3">
          <w:delText xml:space="preserve">may help explain why the small tree finch appears particularly vulnerable to parasitism by the vampire fly. </w:delText>
        </w:r>
        <w:r w:rsidR="00130F02" w:rsidDel="00641BA3">
          <w:delText xml:space="preserve">Experimental studies have shown that compared to other co-occurring </w:delText>
        </w:r>
        <w:r w:rsidR="007D1548" w:rsidDel="00641BA3">
          <w:delText>hosts</w:delText>
        </w:r>
        <w:r w:rsidR="00130F02" w:rsidDel="00641BA3">
          <w:delText xml:space="preserve">, the small tree finch </w:delText>
        </w:r>
        <w:r w:rsidR="007D1548" w:rsidDel="00641BA3">
          <w:delText xml:space="preserve">suffers particularly high mortality due to the avian vampire fly </w:delText>
        </w:r>
        <w:r w:rsidR="00981D6D" w:rsidDel="00641BA3">
          <w:fldChar w:fldCharType="begin"/>
        </w:r>
        <w:r w:rsidR="00981D6D" w:rsidDel="00641BA3">
          <w:delInstrText xml:space="preserve"> ADDIN ZOTERO_ITEM CSL_CITATION {"citationID":"KuvUCGoJ","properties":{"formattedCitation":"({\\i{}19}, {\\i{}20})","plainCitation":"(19, 20)","noteIndex":0},"citationItems":[{"id":1253,"uris":["http://zotero.org/users/15902993/items/QPQ34TMS"],"itemData":{"id":1253,"type":"article-journal","abstract":"Invasive alien parasites and pathogens are a growing threat to biodiversity worldwide, which can contribute to the extinction of endemic species. On the Galápagos Islands, the invasive parasitic fly Philornis downsi poses a major threat to the endemic avifauna. Here, we investigated the influence of this parasite on the breeding success of two Darwin's finch species, the warbler finch (Certhidea olivacea) and the sympatric small tree finch (Camarhynchus parvulus), on Santa Cruz Island in 2010 and 2012. While the population of the small tree finch appeared to be stable, the warbler finch has experienced a dramatic decline in population size on Santa Cruz Island since 1997. We aimed to identify whether warbler finches are particularly vulnerable during different stages of the breeding cycle. Contrary to our prediction, breeding success was lower in the small tree finch than in the warbler finch. In both species P. downsi had a strong negative impact on breeding success and our data suggest that heavy rain events also lowered the fledging success. On the one hand parents might be less efficient in compensating their chicks' energy loss due to parasitism as they might be less efficient in foraging on days of heavy rain. On the other hand, intense rainfalls might lead to increased humidity and more rapid cooling of the nests. In the case of the warbler finch we found that the control of invasive plant species with herbicides had a significant additive negative impact on the breeding success. It is very likely that the availability of insects (i.e. food abundance)is lower in such controlled areas, as herbicide usage led to the removal of the entire understory. Predation seems to be a minor factor in brood loss.","container-title":"PLOS ONE","DOI":"10.1371/journal.pone.0107518","ISSN":"1932-6203","issue":"9","journalAbbreviation":"PLOS ONE","language":"en","note":"publisher: Public Library of Science","page":"e107518","source":"PLoS Journals","title":"Invasive Parasites, Habitat Change and Heavy Rainfall Reduce Breeding Success in Darwin's Finches","volume":"9","author":[{"family":"Cimadom","given":"Arno"},{"family":"Ulloa","given":"Angel"},{"family":"Meidl","given":"Patrick"},{"family":"Zöttl","given":"Markus"},{"family":"Zöttl","given":"Elisabet"},{"family":"Fessl","given":"Birgit"},{"family":"Nemeth","given":"Erwin"},{"family":"Dvorak","given":"Michael"},{"family":"Cunninghame","given":"Francesca"},{"family":"Tebbich","given":"Sabine"}],"issued":{"date-parts":[["2014",9,23]]}}},{"id":1251,"uris":["http://zotero.org/users/15902993/items/W7JBUI5L"],"itemData":{"id":1251,"type":"article-journal","abstract":"Recently commenced host–parasite interactions provide an excellent opportunity to study co-evolutionary processes. Multi-host systems are especially informative because variation in virulence between hosts and temporal changes provides insight into evolutionary dynamics. However, empirical data under natural conditions are scarce. In the present study, we investigated the interaction between Darwin’s finches and the invasive fly Philornis downsi whose larvae feed on the blood of nestlings. Recently, however, the fly has changed its behavior and now also attacks incubating females. Two sympatric hosts are affected differently by the parasite and parasite load has changed over time. Our study observed a reversal of trends described two decades ago: while, currently, small tree finches (Camarhynchus parvulus) experience significantly higher parasite load than warbler finches (Certhidea olivacea), this was the opposite two decades ago. Currently, fledging success is higher in warbler finches compared to small tree finches. Our data indicate that not only intensity but also timing of infestation influences hosts’ reproductive success and parasite fitness. During incubation, prevalence was higher in warbler finches, but once chicks had hatched, prevalence was 100% in both species and parasite load was higher in small tree finches. Furthermore, our results suggest faster development and higher reproductive success of P. downsi in small tree finch nests. A change in host preference driven by larvae competition could have led to the reversal in parasite load.","container-title":"Oecologia","DOI":"10.1007/s00442-020-04807-5","ISSN":"1432-1939","issue":"1","journalAbbreviation":"Oecologia","language":"en","page":"249-259","source":"Springer Link","title":"Timing of infestation influences virulence and parasite success in a dynamic multi-host–parasite interaction between the invasive parasite, Philornis downsi, and Darwin’s finches","volume":"195","author":[{"family":"Cimadom","given":"Arno"},{"family":"Tebbich","given":"Sabine"}],"issued":{"date-parts":[["2021",1,1]]}}}],"schema":"https://github.com/citation-style-language/schema/raw/master/csl-citation.json"} </w:delInstrText>
        </w:r>
        <w:r w:rsidR="00981D6D" w:rsidDel="00641BA3">
          <w:fldChar w:fldCharType="separate"/>
        </w:r>
        <w:r w:rsidR="00981D6D" w:rsidRPr="00981D6D" w:rsidDel="00641BA3">
          <w:rPr>
            <w:rFonts w:eastAsiaTheme="minorHAnsi"/>
            <w14:ligatures w14:val="standardContextual"/>
          </w:rPr>
          <w:delText>(</w:delText>
        </w:r>
        <w:r w:rsidR="00981D6D" w:rsidRPr="00981D6D" w:rsidDel="00641BA3">
          <w:rPr>
            <w:rFonts w:eastAsiaTheme="minorHAnsi"/>
            <w:i/>
            <w:iCs/>
            <w14:ligatures w14:val="standardContextual"/>
          </w:rPr>
          <w:delText>19</w:delText>
        </w:r>
        <w:r w:rsidR="00981D6D" w:rsidRPr="00981D6D" w:rsidDel="00641BA3">
          <w:rPr>
            <w:rFonts w:eastAsiaTheme="minorHAnsi"/>
            <w14:ligatures w14:val="standardContextual"/>
          </w:rPr>
          <w:delText xml:space="preserve">, </w:delText>
        </w:r>
        <w:r w:rsidR="00981D6D" w:rsidRPr="00981D6D" w:rsidDel="00641BA3">
          <w:rPr>
            <w:rFonts w:eastAsiaTheme="minorHAnsi"/>
            <w:i/>
            <w:iCs/>
            <w14:ligatures w14:val="standardContextual"/>
          </w:rPr>
          <w:delText>20</w:delText>
        </w:r>
        <w:r w:rsidR="00981D6D" w:rsidRPr="00981D6D" w:rsidDel="00641BA3">
          <w:rPr>
            <w:rFonts w:eastAsiaTheme="minorHAnsi"/>
            <w14:ligatures w14:val="standardContextual"/>
          </w:rPr>
          <w:delText>)</w:delText>
        </w:r>
        <w:r w:rsidR="00981D6D" w:rsidDel="00641BA3">
          <w:fldChar w:fldCharType="end"/>
        </w:r>
        <w:r w:rsidR="006E59D4" w:rsidDel="00641BA3">
          <w:delText xml:space="preserve">. In fact, over the past two decades, the small tree finch </w:delText>
        </w:r>
        <w:r w:rsidR="00EC2A17" w:rsidDel="00641BA3">
          <w:delText xml:space="preserve">has experienced higher parasite burdens in nests </w:delText>
        </w:r>
        <w:r w:rsidR="00736098" w:rsidDel="00641BA3">
          <w:delText>and suffers a higher loss of reproductive success due to parasitism than the smaller warbler finch</w:delText>
        </w:r>
        <w:r w:rsidR="005D282D" w:rsidDel="00641BA3">
          <w:delText xml:space="preserve"> (</w:delText>
        </w:r>
        <w:r w:rsidR="005D282D" w:rsidDel="00641BA3">
          <w:rPr>
            <w:i/>
            <w:iCs/>
          </w:rPr>
          <w:delText>Certhidea olivacea</w:delText>
        </w:r>
        <w:r w:rsidR="005D282D" w:rsidDel="00641BA3">
          <w:delText>)</w:delText>
        </w:r>
        <w:r w:rsidR="006E59D4" w:rsidDel="00641BA3">
          <w:delText xml:space="preserve"> </w:delText>
        </w:r>
        <w:r w:rsidR="00981D6D" w:rsidDel="00641BA3">
          <w:fldChar w:fldCharType="begin"/>
        </w:r>
        <w:r w:rsidR="00981D6D" w:rsidDel="00641BA3">
          <w:delInstrText xml:space="preserve"> ADDIN ZOTERO_ITEM CSL_CITATION {"citationID":"lEfOyTji","properties":{"formattedCitation":"({\\i{}20})","plainCitation":"(20)","noteIndex":0},"citationItems":[{"id":1251,"uris":["http://zotero.org/users/15902993/items/W7JBUI5L"],"itemData":{"id":1251,"type":"article-journal","abstract":"Recently commenced host–parasite interactions provide an excellent opportunity to study co-evolutionary processes. Multi-host systems are especially informative because variation in virulence between hosts and temporal changes provides insight into evolutionary dynamics. However, empirical data under natural conditions are scarce. In the present study, we investigated the interaction between Darwin’s finches and the invasive fly Philornis downsi whose larvae feed on the blood of nestlings. Recently, however, the fly has changed its behavior and now also attacks incubating females. Two sympatric hosts are affected differently by the parasite and parasite load has changed over time. Our study observed a reversal of trends described two decades ago: while, currently, small tree finches (Camarhynchus parvulus) experience significantly higher parasite load than warbler finches (Certhidea olivacea), this was the opposite two decades ago. Currently, fledging success is higher in warbler finches compared to small tree finches. Our data indicate that not only intensity but also timing of infestation influences hosts’ reproductive success and parasite fitness. During incubation, prevalence was higher in warbler finches, but once chicks had hatched, prevalence was 100% in both species and parasite load was higher in small tree finches. Furthermore, our results suggest faster development and higher reproductive success of P. downsi in small tree finch nests. A change in host preference driven by larvae competition could have led to the reversal in parasite load.","container-title":"Oecologia","DOI":"10.1007/s00442-020-04807-5","ISSN":"1432-1939","issue":"1","journalAbbreviation":"Oecologia","language":"en","page":"249-259","source":"Springer Link","title":"Timing of infestation influences virulence and parasite success in a dynamic multi-host–parasite interaction between the invasive parasite, Philornis downsi, and Darwin’s finches","volume":"195","author":[{"family":"Cimadom","given":"Arno"},{"family":"Tebbich","given":"Sabine"}],"issued":{"date-parts":[["2021",1,1]]}}}],"schema":"https://github.com/citation-style-language/schema/raw/master/csl-citation.json"} </w:delInstrText>
        </w:r>
        <w:r w:rsidR="00981D6D" w:rsidDel="00641BA3">
          <w:fldChar w:fldCharType="separate"/>
        </w:r>
        <w:r w:rsidR="00981D6D" w:rsidRPr="00981D6D" w:rsidDel="00641BA3">
          <w:rPr>
            <w:rFonts w:eastAsiaTheme="minorHAnsi"/>
            <w14:ligatures w14:val="standardContextual"/>
          </w:rPr>
          <w:delText>(</w:delText>
        </w:r>
        <w:r w:rsidR="00981D6D" w:rsidRPr="00981D6D" w:rsidDel="00641BA3">
          <w:rPr>
            <w:rFonts w:eastAsiaTheme="minorHAnsi"/>
            <w:i/>
            <w:iCs/>
            <w14:ligatures w14:val="standardContextual"/>
          </w:rPr>
          <w:delText>20</w:delText>
        </w:r>
        <w:r w:rsidR="00981D6D" w:rsidRPr="00981D6D" w:rsidDel="00641BA3">
          <w:rPr>
            <w:rFonts w:eastAsiaTheme="minorHAnsi"/>
            <w14:ligatures w14:val="standardContextual"/>
          </w:rPr>
          <w:delText>)</w:delText>
        </w:r>
        <w:r w:rsidR="00981D6D" w:rsidDel="00641BA3">
          <w:fldChar w:fldCharType="end"/>
        </w:r>
      </w:del>
      <w:del w:id="339" w:author="Danny Jackson (Student)" w:date="2025-06-19T13:40:00Z" w16du:dateUtc="2025-06-19T20:40:00Z">
        <w:r w:rsidR="003F4CB6" w:rsidDel="00981D6D">
          <w:delText>(Cimadom and Tebbich 2021 Oecologia)</w:delText>
        </w:r>
      </w:del>
      <w:del w:id="340" w:author="Danny Jackson (Student)" w:date="2025-06-24T11:26:00Z" w16du:dateUtc="2025-06-24T18:26:00Z">
        <w:r w:rsidR="003F4CB6" w:rsidDel="00641BA3">
          <w:delText xml:space="preserve"> </w:delText>
        </w:r>
      </w:del>
    </w:p>
    <w:p w14:paraId="50DAC698" w14:textId="7C107627" w:rsidR="006F4936" w:rsidRPr="006F4936" w:rsidRDefault="006F4936" w:rsidP="006F4936">
      <w:pPr>
        <w:spacing w:after="160" w:line="278" w:lineRule="auto"/>
        <w:rPr>
          <w:b/>
          <w:bCs/>
          <w:sz w:val="28"/>
          <w:szCs w:val="28"/>
        </w:rPr>
      </w:pPr>
      <w:r>
        <w:rPr>
          <w:b/>
          <w:bCs/>
          <w:sz w:val="28"/>
          <w:szCs w:val="28"/>
        </w:rPr>
        <w:t>Angiogenesis and immune functions are under selection in the vegetarian finch</w:t>
      </w:r>
    </w:p>
    <w:p w14:paraId="79D68B55" w14:textId="0BEF03FA" w:rsidR="008052ED" w:rsidRDefault="00641BA3" w:rsidP="008052ED">
      <w:pPr>
        <w:spacing w:after="160" w:line="278" w:lineRule="auto"/>
        <w:ind w:firstLine="720"/>
      </w:pPr>
      <w:ins w:id="341" w:author="Danny Jackson (Student)" w:date="2025-06-24T11:29:00Z" w16du:dateUtc="2025-06-24T18:29:00Z">
        <w:r>
          <w:t>Two of the f</w:t>
        </w:r>
      </w:ins>
      <w:del w:id="342" w:author="Danny Jackson (Student)" w:date="2025-06-24T11:29:00Z" w16du:dateUtc="2025-06-24T18:29:00Z">
        <w:r w:rsidR="008052ED" w:rsidDel="00641BA3">
          <w:delText>F</w:delText>
        </w:r>
      </w:del>
      <w:r w:rsidR="008052ED">
        <w:t xml:space="preserve">our genes </w:t>
      </w:r>
      <w:del w:id="343" w:author="Danny Jackson (Student)" w:date="2025-06-24T11:29:00Z" w16du:dateUtc="2025-06-24T18:29:00Z">
        <w:r w:rsidR="008052ED" w:rsidDel="00641BA3">
          <w:delText xml:space="preserve">drove </w:delText>
        </w:r>
      </w:del>
      <w:ins w:id="344" w:author="Danny Jackson (Student)" w:date="2025-06-24T11:29:00Z" w16du:dateUtc="2025-06-24T18:29:00Z">
        <w:r>
          <w:t>underlying</w:t>
        </w:r>
        <w:r>
          <w:t xml:space="preserve"> </w:t>
        </w:r>
      </w:ins>
      <w:r w:rsidR="008052ED">
        <w:t>the angiogenesis signal in the vegetarian finch</w:t>
      </w:r>
      <w:ins w:id="345" w:author="Danny Jackson (Student)" w:date="2025-06-24T11:29:00Z" w16du:dateUtc="2025-06-24T18:29:00Z">
        <w:r>
          <w:t xml:space="preserve">, </w:t>
        </w:r>
        <w:r w:rsidRPr="00641BA3">
          <w:rPr>
            <w:i/>
            <w:iCs/>
            <w:rPrChange w:id="346" w:author="Danny Jackson (Student)" w:date="2025-06-24T11:29:00Z" w16du:dateUtc="2025-06-24T18:29:00Z">
              <w:rPr/>
            </w:rPrChange>
          </w:rPr>
          <w:t>ANGPT1</w:t>
        </w:r>
        <w:r>
          <w:t xml:space="preserve"> and </w:t>
        </w:r>
        <w:r w:rsidRPr="00641BA3">
          <w:rPr>
            <w:i/>
            <w:iCs/>
            <w:rPrChange w:id="347" w:author="Danny Jackson (Student)" w:date="2025-06-24T11:29:00Z" w16du:dateUtc="2025-06-24T18:29:00Z">
              <w:rPr/>
            </w:rPrChange>
          </w:rPr>
          <w:t>ITGA2B</w:t>
        </w:r>
        <w:r>
          <w:t>,</w:t>
        </w:r>
      </w:ins>
      <w:del w:id="348" w:author="Danny Jackson (Student)" w:date="2025-06-24T11:29:00Z" w16du:dateUtc="2025-06-24T18:29:00Z">
        <w:r w:rsidR="008052ED" w:rsidDel="00641BA3">
          <w:delText xml:space="preserve">: </w:delText>
        </w:r>
        <w:r w:rsidR="008052ED" w:rsidRPr="00141FA8" w:rsidDel="00641BA3">
          <w:rPr>
            <w:i/>
            <w:iCs/>
          </w:rPr>
          <w:delText>ANGPT1</w:delText>
        </w:r>
        <w:r w:rsidR="008052ED" w:rsidRPr="00BE5998" w:rsidDel="00641BA3">
          <w:delText xml:space="preserve">, </w:delText>
        </w:r>
        <w:r w:rsidR="008052ED" w:rsidRPr="00141FA8" w:rsidDel="00641BA3">
          <w:rPr>
            <w:i/>
            <w:iCs/>
          </w:rPr>
          <w:delText>HPSE</w:delText>
        </w:r>
      </w:del>
      <w:del w:id="349" w:author="Danny Jackson (Student)" w:date="2025-06-18T12:59:00Z" w16du:dateUtc="2025-06-18T19:59:00Z">
        <w:r w:rsidR="008052ED" w:rsidDel="00AD11BD">
          <w:delText xml:space="preserve">, </w:delText>
        </w:r>
        <w:r w:rsidR="008052ED" w:rsidRPr="00141FA8" w:rsidDel="00AD11BD">
          <w:rPr>
            <w:i/>
            <w:iCs/>
          </w:rPr>
          <w:delText>ITGA2B</w:delText>
        </w:r>
        <w:r w:rsidR="008052ED" w:rsidDel="00AD11BD">
          <w:delText>,</w:delText>
        </w:r>
      </w:del>
      <w:del w:id="350" w:author="Danny Jackson (Student)" w:date="2025-06-24T11:29:00Z" w16du:dateUtc="2025-06-24T18:29:00Z">
        <w:r w:rsidR="008052ED" w:rsidDel="00641BA3">
          <w:delText xml:space="preserve"> and</w:delText>
        </w:r>
        <w:r w:rsidR="008052ED" w:rsidRPr="00BE5998" w:rsidDel="00641BA3">
          <w:delText xml:space="preserve"> </w:delText>
        </w:r>
        <w:r w:rsidR="008052ED" w:rsidRPr="00141FA8" w:rsidDel="00641BA3">
          <w:rPr>
            <w:i/>
            <w:iCs/>
          </w:rPr>
          <w:delText>PODXL</w:delText>
        </w:r>
        <w:r w:rsidR="008052ED" w:rsidRPr="00BE5998" w:rsidDel="00641BA3">
          <w:delText xml:space="preserve">. </w:delText>
        </w:r>
        <w:r w:rsidR="008052ED" w:rsidDel="00641BA3">
          <w:delText>Both</w:delText>
        </w:r>
      </w:del>
      <w:r w:rsidR="008052ED">
        <w:t xml:space="preserve"> </w:t>
      </w:r>
      <w:del w:id="351" w:author="Danny Jackson (Student)" w:date="2025-06-24T11:29:00Z" w16du:dateUtc="2025-06-24T18:29:00Z">
        <w:r w:rsidR="008052ED" w:rsidRPr="00141FA8" w:rsidDel="00641BA3">
          <w:rPr>
            <w:i/>
            <w:iCs/>
          </w:rPr>
          <w:delText>ANGPT1</w:delText>
        </w:r>
        <w:r w:rsidR="008052ED" w:rsidDel="00641BA3">
          <w:delText xml:space="preserve"> and </w:delText>
        </w:r>
        <w:r w:rsidR="008052ED" w:rsidRPr="00141FA8" w:rsidDel="00641BA3">
          <w:rPr>
            <w:i/>
            <w:iCs/>
          </w:rPr>
          <w:delText>ITGA2B</w:delText>
        </w:r>
        <w:r w:rsidR="008052ED" w:rsidDel="00641BA3">
          <w:delText xml:space="preserve"> </w:delText>
        </w:r>
      </w:del>
      <w:r w:rsidR="008052ED">
        <w:t>contain noncoding blocks of single nucleotide polymorphisms (SNPs) with high F</w:t>
      </w:r>
      <w:r w:rsidR="008052ED" w:rsidRPr="005A67A7">
        <w:rPr>
          <w:vertAlign w:val="subscript"/>
        </w:rPr>
        <w:t>ST</w:t>
      </w:r>
      <w:r w:rsidR="008052ED">
        <w:t xml:space="preserve">, which occur between exon 1 and 2 in </w:t>
      </w:r>
      <w:r w:rsidR="008052ED" w:rsidRPr="00141FA8">
        <w:rPr>
          <w:i/>
          <w:iCs/>
        </w:rPr>
        <w:t>ANGPT1</w:t>
      </w:r>
      <w:r w:rsidR="008052ED">
        <w:t xml:space="preserve"> and in the region immediately following </w:t>
      </w:r>
      <w:r w:rsidR="008052ED" w:rsidRPr="00141FA8">
        <w:rPr>
          <w:i/>
          <w:iCs/>
        </w:rPr>
        <w:t>ITGA2B</w:t>
      </w:r>
      <w:r w:rsidR="008052ED">
        <w:t xml:space="preserve">. </w:t>
      </w:r>
      <w:moveFromRangeStart w:id="352" w:author="Danny Jackson (Student)" w:date="2025-06-24T11:30:00Z" w:name="move201657054"/>
      <w:moveFrom w:id="353" w:author="Danny Jackson (Student)" w:date="2025-06-24T11:30:00Z" w16du:dateUtc="2025-06-24T18:30:00Z">
        <w:r w:rsidR="008052ED" w:rsidRPr="00141FA8" w:rsidDel="00641BA3">
          <w:rPr>
            <w:i/>
            <w:iCs/>
          </w:rPr>
          <w:t>ANGPT1</w:t>
        </w:r>
        <w:r w:rsidR="008052ED" w:rsidDel="00641BA3">
          <w:t xml:space="preserve"> encodes the protein </w:t>
        </w:r>
        <w:r w:rsidR="008052ED" w:rsidRPr="007C3173" w:rsidDel="00641BA3">
          <w:t>angiopoietin</w:t>
        </w:r>
        <w:r w:rsidR="008052ED" w:rsidDel="00641BA3">
          <w:t xml:space="preserve">-1, which reduces vascular leakage and inflammation at wound sites </w:t>
        </w:r>
        <w:r w:rsidR="008052ED" w:rsidDel="00641BA3">
          <w:fldChar w:fldCharType="begin"/>
        </w:r>
        <w:r w:rsidR="00981D6D" w:rsidDel="00641BA3">
          <w:instrText xml:space="preserve"> ADDIN ZOTERO_ITEM CSL_CITATION {"citationID":"ltwPVX6P","properties":{"formattedCitation":"({\\i{}21})","plainCitation":"(21)","noteIndex":0},"citationItems":[{"id":1127,"uris":["http://zotero.org/users/15902993/items/WJ8VX3MA"],"itemData":{"id":1127,"type":"article-journal","abstract":"Angiopoietin-1 (Ang1) has powerful vascular protective effects: suppressing plasma leakage, inhibiting vascular inflammation, and preventing endothelial death. Preclinical studies indicate that Ang1 may be therapeutically useful in a number of situations, including treatment of edema, endotoxemia, and transplant arteriosclerosis. However, the ligand has also been implicated in vessel remodeling, induction of angiogenesis and pulmonary hypertension, indicating that strategies to minimize any deleterious effects while optimizing vessel protection are likely to be needed. This review surveys the published data on vascular protective effects of Ang1 and highlights the therapeutic potential of this ligand, as well as possible limitations to its use. We also consider the data on Ang1 receptors and speculate on how to maximize therapeutic benefit by targeting the Tie receptors.","container-title":"Circulation Research","DOI":"10.1161/01.RES.0000218275.54089.12","issue":"8","note":"publisher: American Heart Association","page":"1014-1023","source":"www-ahajournals-org.ezproxy1.library.arizona.edu (Atypon)","title":"Signaling and Functions of Angiopoietin-1 in Vascular Protection","volume":"98","author":[{"family":"Brindle","given":"Nicholas P.J."},{"family":"Saharinen","given":"Pipsa"},{"family":"Alitalo","given":"Kari"}],"issued":{"date-parts":[["2006",4,28]]}}}],"schema":"https://github.com/citation-style-language/schema/raw/master/csl-citation.json"} </w:instrText>
        </w:r>
        <w:r w:rsidR="008052ED" w:rsidDel="00641BA3">
          <w:fldChar w:fldCharType="separate"/>
        </w:r>
        <w:r w:rsidR="00981D6D" w:rsidRPr="00981D6D" w:rsidDel="00641BA3">
          <w:rPr>
            <w:rFonts w:eastAsiaTheme="minorHAnsi"/>
            <w14:ligatures w14:val="standardContextual"/>
          </w:rPr>
          <w:t>(</w:t>
        </w:r>
        <w:r w:rsidR="00981D6D" w:rsidRPr="00981D6D" w:rsidDel="00641BA3">
          <w:rPr>
            <w:rFonts w:eastAsiaTheme="minorHAnsi"/>
            <w:i/>
            <w:iCs/>
            <w14:ligatures w14:val="standardContextual"/>
          </w:rPr>
          <w:t>21</w:t>
        </w:r>
        <w:r w:rsidR="00981D6D" w:rsidRPr="00981D6D" w:rsidDel="00641BA3">
          <w:rPr>
            <w:rFonts w:eastAsiaTheme="minorHAnsi"/>
            <w14:ligatures w14:val="standardContextual"/>
          </w:rPr>
          <w:t>)</w:t>
        </w:r>
        <w:r w:rsidR="008052ED" w:rsidDel="00641BA3">
          <w:fldChar w:fldCharType="end"/>
        </w:r>
        <w:r w:rsidR="008052ED" w:rsidDel="00641BA3">
          <w:t xml:space="preserve">. ITGA2B encodes the subunit </w:t>
        </w:r>
        <w:r w:rsidR="008052ED" w:rsidRPr="00485FDA" w:rsidDel="00641BA3">
          <w:t>α</w:t>
        </w:r>
        <w:r w:rsidR="008052ED" w:rsidDel="00641BA3">
          <w:t xml:space="preserve">2b of the </w:t>
        </w:r>
        <w:bookmarkStart w:id="354" w:name="_Hlk199071068"/>
        <w:r w:rsidR="008052ED" w:rsidRPr="00485FDA" w:rsidDel="00641BA3">
          <w:t xml:space="preserve">αIIbβ3 </w:t>
        </w:r>
        <w:bookmarkEnd w:id="354"/>
        <w:r w:rsidR="008052ED" w:rsidDel="00641BA3">
          <w:t xml:space="preserve">integrin protein which is found in the cell membrane of platelets and is essential for clotting </w:t>
        </w:r>
        <w:r w:rsidR="008052ED" w:rsidDel="00641BA3">
          <w:fldChar w:fldCharType="begin"/>
        </w:r>
        <w:r w:rsidR="00981D6D" w:rsidDel="00641BA3">
          <w:instrText xml:space="preserve"> ADDIN ZOTERO_ITEM CSL_CITATION {"citationID":"rQtg5Uxo","properties":{"formattedCitation":"({\\i{}22}, {\\i{}23})","plainCitation":"(22, 23)","noteIndex":0},"citationItems":[{"id":1134,"uris":["http://zotero.org/users/15902993/items/D3PE4Z98"],"itemData":{"id":1134,"type":"article-journal","abstract":"Integrin αIIbβ3 is a highly abundant heterodimeric platelet receptor that can transmit information bidirectionally across the plasma membrane, and plays a critical role in hemostasis and thrombosis. Upon platelet activation, inside-out signaling pathways increase the affinity of αIIbβ3 for fibrinogen and other ligands. Ligand binding and integrin clustering subsequently stimulate outside-in signaling, which initiates and amplifies a range of cellular events driving essential platelet processes such as spreading, thrombus consolidation, and clot retraction. Integrin αIIbβ3 has served as an excellent model for the study of integrin biology, and it has become clear that integrin outside-in signaling is highly complex and involves a vast array of enzymes, signaling adaptors, and cytoskeletal components. In this review, we provide a concise but comprehensive overview of αIIbβ3 outside-in signaling, focusing on the key players involved, and how they cooperate to orchestrate this critical aspect of platelet biology. We also discuss gaps in the current understanding of αIIbβ3 outside-in signaling and highlight avenues for future investigation.","container-title":"Blood","DOI":"10.1182/blood-2017-03-773614","ISSN":"0006-4971","issue":"14","journalAbbreviation":"Blood","page":"1607-1619","source":"Silverchair","title":"Integrin αIIbβ3 outside-in signaling","volume":"130","author":[{"family":"Durrant","given":"Tom N."},{"family":"Bosch","given":"Marion T.","non-dropping-particle":"van den"},{"family":"Hers","given":"Ingeborg"}],"issued":{"date-parts":[["2017",10,5]]}}},{"id":1129,"uris":["http://zotero.org/users/15902993/items/XZUTB9AY"],"itemData":{"id":1129,"type":"article-journal","abstract":"Integrins are a family of transmembrane glycoprotein signaling receptors that can transmit bioinformation bidirectionally across the plasma membrane. Integrin αIIbβ3 is expressed at a high level in platelets and their progenitors, where it plays a central role in platelet functions, hemostasis, and arterial thrombosis. Integrin αIIbβ3 also participates in cancer progression, such as tumor cell proliferation and metastasis. In resting platelets, integrin αIIbβ3 adopts an inactive conformation. Upon agonist stimulation, the transduction of inside-out signals leads integrin αIIbβ3 to switch from a low- to high-affinity state for fibrinogen and other ligands. Ligand binding causes integrin clustering and subsequently promotes outside-in signaling, which initiates and amplifies a range of cellular events to drive essential platelet functions such as spreading, aggregation, clot retraction, and thrombus consolidation. Regulation of the bidirectional signaling of integrin αIIbβ3 requires the involvement of numerous interacting proteins, which associate with the cytoplasmic tails of αIIbβ3 in particular. Integrin αIIbβ3 and its signaling pathways are considered promising targets for antithrombotic therapy. This review describes the bidirectional signal transduction of integrin αIIbβ3 in platelets, as well as the proteins responsible for its regulation and therapeutic agents that target integrin αIIbβ3 and its signaling pathways.","container-title":"Journal of Hematology &amp; Oncology","DOI":"10.1186/s13045-019-0709-6","ISSN":"1756-8722","issue":"1","journalAbbreviation":"Journal of Hematology &amp; Oncology","page":"26","source":"BioMed Central","title":"Platelet integrin αIIbβ3: signal transduction, regulation, and its therapeutic targeting","title-short":"Platelet integrin αIIbβ3","volume":"12","author":[{"family":"Huang","given":"Jiansong"},{"family":"Li","given":"Xia"},{"family":"Shi","given":"Xiaofeng"},{"family":"Zhu","given":"Mark"},{"family":"Wang","given":"Jinghan"},{"family":"Huang","given":"Shujuan"},{"family":"Huang","given":"Xin"},{"family":"Wang","given":"Huafeng"},{"family":"Li","given":"Ling"},{"family":"Deng","given":"Huan"},{"family":"Zhou","given":"Yulan"},{"family":"Mao","given":"Jianhua"},{"family":"Long","given":"Zhangbiao"},{"family":"Ma","given":"Zhixin"},{"family":"Ye","given":"Wenle"},{"family":"Pan","given":"Jiajia"},{"family":"Xi","given":"Xiaodong"},{"family":"Jin","given":"Jie"}],"issued":{"date-parts":[["2019",3,7]]}}}],"schema":"https://github.com/citation-style-language/schema/raw/master/csl-citation.json"} </w:instrText>
        </w:r>
        <w:r w:rsidR="008052ED" w:rsidDel="00641BA3">
          <w:fldChar w:fldCharType="separate"/>
        </w:r>
        <w:r w:rsidR="00981D6D" w:rsidRPr="00981D6D" w:rsidDel="00641BA3">
          <w:rPr>
            <w:rFonts w:eastAsiaTheme="minorHAnsi"/>
            <w14:ligatures w14:val="standardContextual"/>
          </w:rPr>
          <w:t>(</w:t>
        </w:r>
        <w:r w:rsidR="00981D6D" w:rsidRPr="00981D6D" w:rsidDel="00641BA3">
          <w:rPr>
            <w:rFonts w:eastAsiaTheme="minorHAnsi"/>
            <w:i/>
            <w:iCs/>
            <w14:ligatures w14:val="standardContextual"/>
          </w:rPr>
          <w:t>22</w:t>
        </w:r>
        <w:r w:rsidR="00981D6D" w:rsidRPr="00981D6D" w:rsidDel="00641BA3">
          <w:rPr>
            <w:rFonts w:eastAsiaTheme="minorHAnsi"/>
            <w14:ligatures w14:val="standardContextual"/>
          </w:rPr>
          <w:t xml:space="preserve">, </w:t>
        </w:r>
        <w:r w:rsidR="00981D6D" w:rsidRPr="00981D6D" w:rsidDel="00641BA3">
          <w:rPr>
            <w:rFonts w:eastAsiaTheme="minorHAnsi"/>
            <w:i/>
            <w:iCs/>
            <w14:ligatures w14:val="standardContextual"/>
          </w:rPr>
          <w:t>23</w:t>
        </w:r>
        <w:r w:rsidR="00981D6D" w:rsidRPr="00981D6D" w:rsidDel="00641BA3">
          <w:rPr>
            <w:rFonts w:eastAsiaTheme="minorHAnsi"/>
            <w14:ligatures w14:val="standardContextual"/>
          </w:rPr>
          <w:t>)</w:t>
        </w:r>
        <w:r w:rsidR="008052ED" w:rsidDel="00641BA3">
          <w:fldChar w:fldCharType="end"/>
        </w:r>
        <w:r w:rsidR="008052ED" w:rsidDel="00641BA3">
          <w:t xml:space="preserve">. </w:t>
        </w:r>
      </w:moveFrom>
      <w:moveFromRangeEnd w:id="352"/>
      <w:r w:rsidR="008052ED">
        <w:t>No SNPs were found in coding regions, nor were any SNPs in a CpG site, but the high F</w:t>
      </w:r>
      <w:r w:rsidR="008052ED" w:rsidRPr="003448E6">
        <w:rPr>
          <w:vertAlign w:val="subscript"/>
        </w:rPr>
        <w:t>ST</w:t>
      </w:r>
      <w:r w:rsidR="008052ED">
        <w:t xml:space="preserve"> region near </w:t>
      </w:r>
      <w:r w:rsidR="008052ED" w:rsidRPr="00141FA8">
        <w:rPr>
          <w:i/>
          <w:iCs/>
        </w:rPr>
        <w:t>ITGA2B</w:t>
      </w:r>
      <w:r w:rsidR="008052ED">
        <w:t xml:space="preserve"> is within 1kb and could affect a promoter region.</w:t>
      </w:r>
      <w:r w:rsidR="00265669">
        <w:t xml:space="preserve"> These candidate genes suggest that </w:t>
      </w:r>
      <w:r w:rsidR="0031614B">
        <w:t xml:space="preserve">the avian vampire fly is exerting strong pressure on blood physiology and wound healing in its hosts. The fact that these genes were identified in the vegetarian finch is notable, because this is the only species of Darwin’s finch that demonstrates tolerance to parasitism </w:t>
      </w:r>
      <w:r w:rsidR="00981D6D">
        <w:fldChar w:fldCharType="begin"/>
      </w:r>
      <w:r w:rsidR="002176CC">
        <w:instrText xml:space="preserve"> ADDIN ZOTERO_ITEM CSL_CITATION {"citationID":"7azjL92E","properties":{"formattedCitation":"({\\i{}29})","plainCitation":"(29)","noteIndex":0},"citationItems":[{"id":1118,"uris":["http://zotero.org/users/15902993/items/DFAPAF3N"],"itemData":{"id":1118,"type":"article-journal","abstract":"The Vegetarian Finch, Platyspiza crassirostris, is a relatively unstudied Darwin's finch that appears to be in decline in the Galapagos Islands. We monitored 11 nests of Vegetarian Finches during 2013 and 2014 on Santa Cruz Island, Galapagos, and found that 10 of these were infested with an invasive parasitic fly, Philornis downsi. This is the first report of P. downsi attacking this bird species. The number of P. downsi in nests of Vegetarian Finches was higher than for other Darwin's finch species, but nestling mortality was relatively low. We hypothesize that both of these trends may be related to fact that the Vegetarian Finch is one of the largest-bodied species of Darwin's finches. We also consider the conservation implications of P. downsi parasitism for populations of vegetarian finches and other Darwin's finch species in the Galapagos Islands.","container-title":"The Wilson Journal of Ornithology","DOI":"10.1676/16-050.1","ISSN":"1559-4491","issue":"2","note":"publisher: Taylor &amp; Francis\n_eprint: https://doi.org/10.1676/16-050.1","page":"345-349","source":"Taylor and Francis+NEJM","title":"Invasive Parasites and the Fate of Darwin's Finches in the Galapagos Islands: The Case of the Vegetarian Finch (Platyspiza crassirostris)","title-short":"Invasive Parasites and the Fate of Darwin's Finches in the Galapagos Islands","volume":"129","author":[{"family":"Heimpel","given":"George E."},{"family":"","given":"Hillstrom ,Alexandra"},{"family":"","given":"Freund ,Deborah"},{"family":"","given":"Knutie ,Sarah A."},{"family":"Clayton","given":"Dale H.","non-dropping-particle":"and"}],"issued":{"date-parts":[["2017",6,1]]}}}],"schema":"https://github.com/citation-style-language/schema/raw/master/csl-citation.json"} </w:instrText>
      </w:r>
      <w:r w:rsidR="00981D6D">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29</w:t>
      </w:r>
      <w:r w:rsidR="002176CC" w:rsidRPr="002176CC">
        <w:rPr>
          <w:rFonts w:eastAsiaTheme="minorHAnsi"/>
          <w14:ligatures w14:val="standardContextual"/>
        </w:rPr>
        <w:t>)</w:t>
      </w:r>
      <w:r w:rsidR="00981D6D">
        <w:fldChar w:fldCharType="end"/>
      </w:r>
      <w:del w:id="355" w:author="Danny Jackson (Student)" w:date="2025-06-19T13:41:00Z" w16du:dateUtc="2025-06-19T20:41:00Z">
        <w:r w:rsidR="0031614B" w:rsidDel="00981D6D">
          <w:delText>(Heimpel)</w:delText>
        </w:r>
      </w:del>
      <w:r w:rsidR="0031614B">
        <w:t xml:space="preserve">. </w:t>
      </w:r>
      <w:r w:rsidR="00083C64">
        <w:t xml:space="preserve">Although heavily parasitized, nestling vegetarian finches experience </w:t>
      </w:r>
      <w:ins w:id="356" w:author="Danny Jackson (Student)" w:date="2025-06-19T13:42:00Z" w16du:dateUtc="2025-06-19T20:42:00Z">
        <w:r w:rsidR="00981D6D">
          <w:t xml:space="preserve">relatively </w:t>
        </w:r>
      </w:ins>
      <w:r w:rsidR="00083C64">
        <w:t>low (</w:t>
      </w:r>
      <w:del w:id="357" w:author="Danny Jackson (Student)" w:date="2025-06-19T13:42:00Z" w16du:dateUtc="2025-06-19T20:42:00Z">
        <w:r w:rsidR="00083C64" w:rsidDel="00981D6D">
          <w:delText xml:space="preserve">add </w:delText>
        </w:r>
      </w:del>
      <w:ins w:id="358" w:author="Danny Jackson (Student)" w:date="2025-06-19T13:42:00Z" w16du:dateUtc="2025-06-19T20:42:00Z">
        <w:r w:rsidR="00981D6D">
          <w:t>~20</w:t>
        </w:r>
      </w:ins>
      <w:r w:rsidR="00083C64">
        <w:t xml:space="preserve">%) mortality due to parasitism. </w:t>
      </w:r>
      <w:r w:rsidR="0031614B">
        <w:t xml:space="preserve">The vegetarian finch is the largest of Darwin’s finch species, and the corresponding larger size of its nestlings is thought to be one explanation for why nestlings </w:t>
      </w:r>
      <w:r w:rsidR="00D91C48">
        <w:t xml:space="preserve">can tolerate </w:t>
      </w:r>
      <w:r w:rsidR="009401E7">
        <w:t>the fly</w:t>
      </w:r>
      <w:r w:rsidR="00D91C48">
        <w:t xml:space="preserve">. </w:t>
      </w:r>
      <w:r w:rsidR="00110FF8">
        <w:t xml:space="preserve">Nevertheless, the virulence of the avian vampire fly in different Galapagos hosts is imperfectly correlated with host size, suggesting that other </w:t>
      </w:r>
      <w:r w:rsidR="005449BD">
        <w:t xml:space="preserve">biological differences may underlie host defense or susceptibility. Our results point to the rapid evolution of genes in the vegetarian finch </w:t>
      </w:r>
      <w:r w:rsidR="00083C64">
        <w:t xml:space="preserve">since the introduction of the fly </w:t>
      </w:r>
      <w:r w:rsidR="005449BD">
        <w:t xml:space="preserve">that could underlie adaptation of this </w:t>
      </w:r>
      <w:r w:rsidR="00083C64">
        <w:t xml:space="preserve">host species to parasitism. </w:t>
      </w:r>
      <w:del w:id="359" w:author="Danny Jackson (Student)" w:date="2025-06-19T13:43:00Z" w16du:dateUtc="2025-06-19T20:43:00Z">
        <w:r w:rsidR="009401E7" w:rsidDel="00981D6D">
          <w:delText xml:space="preserve">If vegetarian finches </w:delText>
        </w:r>
      </w:del>
    </w:p>
    <w:p w14:paraId="4321AA39" w14:textId="7D4A16A7" w:rsidR="00E00BF9" w:rsidRPr="00E00BF9" w:rsidRDefault="00941E9E" w:rsidP="00E00BF9">
      <w:pPr>
        <w:spacing w:after="160" w:line="278" w:lineRule="auto"/>
        <w:rPr>
          <w:b/>
          <w:bCs/>
          <w:sz w:val="28"/>
          <w:szCs w:val="28"/>
        </w:rPr>
      </w:pPr>
      <w:del w:id="360" w:author="Danny Jackson (Student)" w:date="2025-06-19T13:45:00Z" w16du:dateUtc="2025-06-19T20:45:00Z">
        <w:r w:rsidDel="00981D6D">
          <w:rPr>
            <w:b/>
            <w:bCs/>
            <w:sz w:val="28"/>
            <w:szCs w:val="28"/>
          </w:rPr>
          <w:delText xml:space="preserve">Selection signals linked to mutations in </w:delText>
        </w:r>
        <w:r w:rsidR="00E00BF9" w:rsidDel="00981D6D">
          <w:rPr>
            <w:b/>
            <w:bCs/>
            <w:sz w:val="28"/>
            <w:szCs w:val="28"/>
          </w:rPr>
          <w:delText xml:space="preserve">translated regions </w:delText>
        </w:r>
        <w:r w:rsidDel="00981D6D">
          <w:rPr>
            <w:b/>
            <w:bCs/>
            <w:sz w:val="28"/>
            <w:szCs w:val="28"/>
          </w:rPr>
          <w:delText>in</w:delText>
        </w:r>
      </w:del>
      <w:ins w:id="361" w:author="Danny Jackson (Student)" w:date="2025-06-19T13:47:00Z" w16du:dateUtc="2025-06-19T20:47:00Z">
        <w:r w:rsidR="00CD610C">
          <w:rPr>
            <w:b/>
            <w:bCs/>
            <w:sz w:val="28"/>
            <w:szCs w:val="28"/>
          </w:rPr>
          <w:t>Adaptive regulatory and protein-coding changes of blood-related genes in the vegetarian finch</w:t>
        </w:r>
      </w:ins>
      <w:del w:id="362" w:author="Danny Jackson (Student)" w:date="2025-06-19T13:47:00Z" w16du:dateUtc="2025-06-19T20:47:00Z">
        <w:r w:rsidR="00E00BF9" w:rsidDel="00CD610C">
          <w:rPr>
            <w:b/>
            <w:bCs/>
            <w:sz w:val="28"/>
            <w:szCs w:val="28"/>
          </w:rPr>
          <w:delText xml:space="preserve"> </w:delText>
        </w:r>
      </w:del>
      <w:del w:id="363" w:author="Danny Jackson (Student)" w:date="2025-06-19T13:46:00Z" w16du:dateUtc="2025-06-19T20:46:00Z">
        <w:r w:rsidR="00E00BF9" w:rsidDel="00981D6D">
          <w:rPr>
            <w:b/>
            <w:bCs/>
            <w:sz w:val="28"/>
            <w:szCs w:val="28"/>
          </w:rPr>
          <w:delText>HPSE and PODXL</w:delText>
        </w:r>
      </w:del>
    </w:p>
    <w:p w14:paraId="52F7DB83" w14:textId="23DA70EC" w:rsidR="00CD610C" w:rsidDel="00D63129" w:rsidRDefault="00CD610C" w:rsidP="00CD610C">
      <w:pPr>
        <w:spacing w:after="160" w:line="278" w:lineRule="auto"/>
        <w:ind w:firstLine="720"/>
        <w:rPr>
          <w:ins w:id="364" w:author="Danny Jackson (Student)" w:date="2025-06-19T13:49:00Z" w16du:dateUtc="2025-06-19T20:49:00Z"/>
          <w:del w:id="365" w:author="Danny Jackson (Student)" w:date="2025-06-19T12:27:00Z" w16du:dateUtc="2025-06-19T19:27:00Z"/>
          <w:noProof/>
        </w:rPr>
      </w:pPr>
      <w:ins w:id="366" w:author="Danny Jackson (Student)" w:date="2025-06-19T13:47:00Z" w16du:dateUtc="2025-06-19T20:47:00Z">
        <w:r>
          <w:rPr>
            <w:noProof/>
          </w:rPr>
          <w:t>Two of the genes that drove the signal</w:t>
        </w:r>
      </w:ins>
      <w:ins w:id="367" w:author="Danny Jackson (Student)" w:date="2025-06-19T13:48:00Z" w16du:dateUtc="2025-06-19T20:48:00Z">
        <w:r>
          <w:rPr>
            <w:noProof/>
          </w:rPr>
          <w:t xml:space="preserve"> of selection on angiogenesis in the vegetarian finch</w:t>
        </w:r>
      </w:ins>
      <w:ins w:id="368" w:author="Danny Jackson (Student)" w:date="2025-06-19T13:49:00Z" w16du:dateUtc="2025-06-19T20:49:00Z">
        <w:r>
          <w:rPr>
            <w:noProof/>
          </w:rPr>
          <w:t xml:space="preserve">, </w:t>
        </w:r>
        <w:r w:rsidRPr="00CD610C">
          <w:rPr>
            <w:i/>
            <w:iCs/>
            <w:noProof/>
            <w:rPrChange w:id="369" w:author="Danny Jackson (Student)" w:date="2025-06-19T13:49:00Z" w16du:dateUtc="2025-06-19T20:49:00Z">
              <w:rPr>
                <w:noProof/>
              </w:rPr>
            </w:rPrChange>
          </w:rPr>
          <w:t>HPSE</w:t>
        </w:r>
        <w:r>
          <w:rPr>
            <w:noProof/>
          </w:rPr>
          <w:t xml:space="preserve"> and </w:t>
        </w:r>
        <w:r w:rsidRPr="00CD610C">
          <w:rPr>
            <w:i/>
            <w:iCs/>
            <w:noProof/>
            <w:rPrChange w:id="370" w:author="Danny Jackson (Student)" w:date="2025-06-19T13:49:00Z" w16du:dateUtc="2025-06-19T20:49:00Z">
              <w:rPr>
                <w:noProof/>
              </w:rPr>
            </w:rPrChange>
          </w:rPr>
          <w:t>PODXL</w:t>
        </w:r>
        <w:r>
          <w:rPr>
            <w:noProof/>
          </w:rPr>
          <w:t>,</w:t>
        </w:r>
      </w:ins>
      <w:ins w:id="371" w:author="Danny Jackson (Student)" w:date="2025-06-19T13:48:00Z" w16du:dateUtc="2025-06-19T20:48:00Z">
        <w:r>
          <w:rPr>
            <w:noProof/>
          </w:rPr>
          <w:t xml:space="preserve"> exhibited SNPs with relatively high </w:t>
        </w:r>
        <w:r>
          <w:t>F</w:t>
        </w:r>
        <w:r w:rsidRPr="005A67A7">
          <w:rPr>
            <w:vertAlign w:val="subscript"/>
          </w:rPr>
          <w:t>ST</w:t>
        </w:r>
        <w:r w:rsidRPr="00CD610C">
          <w:t xml:space="preserve"> </w:t>
        </w:r>
        <w:r>
          <w:t>in transcribed regions.</w:t>
        </w:r>
        <w:r>
          <w:rPr>
            <w:noProof/>
          </w:rPr>
          <w:t xml:space="preserve"> </w:t>
        </w:r>
      </w:ins>
      <w:moveToRangeStart w:id="372" w:author="Danny Jackson (Student)" w:date="2025-06-19T12:26:00Z" w:name="move201228421"/>
      <w:moveTo w:id="373" w:author="Danny Jackson (Student)" w:date="2025-06-19T12:26:00Z" w16du:dateUtc="2025-06-19T19:26:00Z">
        <w:del w:id="374" w:author="Danny Jackson (Student)" w:date="2025-06-24T11:30:00Z" w16du:dateUtc="2025-06-24T18:30:00Z">
          <w:r w:rsidR="00F90959" w:rsidRPr="00CD610C" w:rsidDel="00641BA3">
            <w:rPr>
              <w:i/>
              <w:iCs/>
              <w:noProof/>
              <w:rPrChange w:id="375" w:author="Danny Jackson (Student)" w:date="2025-06-19T13:49:00Z" w16du:dateUtc="2025-06-19T20:49:00Z">
                <w:rPr>
                  <w:noProof/>
                </w:rPr>
              </w:rPrChange>
            </w:rPr>
            <w:delText>HPSE</w:delText>
          </w:r>
          <w:r w:rsidR="00F90959" w:rsidDel="00641BA3">
            <w:rPr>
              <w:noProof/>
            </w:rPr>
            <w:delText xml:space="preserve"> encodes the enzyme heparanase, which regulates clotting, inflamation, and the innate immune response, among other functions </w:delText>
          </w:r>
          <w:r w:rsidR="00F90959" w:rsidDel="00641BA3">
            <w:rPr>
              <w:noProof/>
            </w:rPr>
            <w:fldChar w:fldCharType="begin"/>
          </w:r>
        </w:del>
      </w:moveTo>
      <w:del w:id="376" w:author="Danny Jackson (Student)" w:date="2025-06-24T11:30:00Z" w16du:dateUtc="2025-06-24T18:30:00Z">
        <w:r w:rsidR="00981D6D" w:rsidDel="00641BA3">
          <w:rPr>
            <w:noProof/>
          </w:rPr>
          <w:delInstrText xml:space="preserve"> ADDIN ZOTERO_ITEM CSL_CITATION {"citationID":"qmFve9w3","properties":{"formattedCitation":"({\\i{}25}, {\\i{}26})","plainCitation":"(25, 26)","noteIndex":0},"citationItems":[{"id":1137,"uris":["http://zotero.org/users/15902993/items/KC6LYE5Y"],"itemData":{"id":1137,"type":"article-journal","abstract":"Heparanase (Hpa1) is expressed by tumor cells and cells of the tumor microenvironment and functions extracellularly to remodel the extracellular matrix (ECM) and regulate the bioavailability of ECM-bound factors, augmenting, among other effects, gene transcription, autophagy, exosome formation, and heparan sulfate (HS) turnover. Much of the impact of heparanase on tumor progression is related to its function in mediating tumor-host crosstalk, priming the tumor microenvironment to better support tumor growth, metastasis, and chemoresistance. The enzyme appears to fulfill some normal functions associated, for example, with vesicular traffic, lysosomal-based secretion, autophagy, HS turnover, and gene transcription. It activates cells of the innate immune system, promotes the formation of exosomes and autophagosomes, and stimulates signal transduction pathways via enzymatic and nonenzymatic activities. These effects dynamically impact multiple regulatory pathways that together drive tumor growth, dissemination, and drug resistance as well as inflammatory responses. The emerging premise is that heparanase expressed by tumor cells, immune cells, endothelial cells, and other cells of the tumor microenvironment is a key regulator of the aggressive phenotype of cancer, an important contributor to the poor outcome of cancer patients and a valid target for therapy. So far, however, antiheparanase-based therapy has not been implemented in the clinic. Unlike heparanase, heparanase-2 (Hpa2), a close homolog of heparanase (Hpa1), does not undergo proteolytic processing and hence lacks intrinsic HS-degrading activity, the hallmark of heparanase. Hpa2 retains the capacity to bind heparin/HS and exhibits an even higher affinity towards HS than heparanase, thus competing for HS binding and inhibiting heparanase enzymatic activity. It appears that Hpa2 functions as a natural inhibitor of Hpa1 regulates the expression of selected genes that maintain tissue hemostasis and normal function, and plays a protective role against cancer and inflammation, together emphasizing the significance of maintaining a proper balance between Hpa1 and Hpa2.","container-title":"Proteoglycan Research","DOI":"10.1002/pgr2.6","ISSN":"2832-3556","issue":"3","language":"en","license":"© 2023 The Authors. Proteoglycan Research published by Wiley Periodicals LLC.","note":"_eprint: https://onlinelibrary.wiley.com/doi/pdf/10.1002/pgr2.6","page":"e6","source":"Wiley Online Library","title":"Heparanase—A single protein with multiple enzymatic and nonenzymatic functions","volume":"1","author":[{"family":"Vlodavsky","given":"Israel"},{"family":"Kayal","given":"Yasmin"},{"family":"Hilwi","given":"Maram"},{"family":"Soboh","given":"Soaad"},{"family":"Sanderson","given":"Ralph D."},{"family":"Ilan","given":"Neta"}],"issued":{"date-parts":[["2023"]]}}},{"id":1140,"uris":["http://zotero.org/users/15902993/items/HRLJ4LHC"],"itemData":{"id":1140,"type":"article-journal","abstract":"Heparan sulfate (HS) proteoglycans at the cell surface and in the extracellular matrix of most animal tissues are essential in development and homeostasis, and are implicated in disease processes. Emerging evidence demonstrates the important roles of HS in inflammatory reactions, particularly in the regulation of leukocyte extravasation. Heparin, a classical anticoagulant, exhibits anti-inflammatory effects in animal models and in the clinic,presumably through interference with the functions of HS, as both polysaccharides share a high similarity in molecular structure. Apart of regulation during biosynthesis, the structures of HS and heparin are significantly modulated by heparanase, an endoglycosidase that is upregulated in a number of inflammatory conditions. Exploring the physiological roles of HS and heparin and the mode of heparanase action in modulating their functions during inflammation responses is of importance for future studies.","container-title":"Thrombosis and Haemostasis","DOI":"10.1160/TH09-02-0091","ISSN":"0340-6245","language":"en","license":"Schattauer GmbH","note":"publisher: Schattauer GmbH","page":"823-828","source":"www.thieme-connect.com","title":"Heparin, heparan sulfate and heparanase in inflammatory reactions","volume":"102","author":[{"family":"Li","given":"Jin-ping"},{"family":"Vlodavsky","given":"Israel"}],"issued":{"date-parts":[["2017",11,27]]}}}],"schema":"https://github.com/citation-style-language/schema/raw/master/csl-citation.json"} </w:delInstrText>
        </w:r>
      </w:del>
      <w:moveTo w:id="377" w:author="Danny Jackson (Student)" w:date="2025-06-19T12:26:00Z" w16du:dateUtc="2025-06-19T19:26:00Z">
        <w:del w:id="378" w:author="Danny Jackson (Student)" w:date="2025-06-24T11:30:00Z" w16du:dateUtc="2025-06-24T18:30:00Z">
          <w:r w:rsidR="00F90959" w:rsidDel="00641BA3">
            <w:rPr>
              <w:noProof/>
            </w:rPr>
            <w:fldChar w:fldCharType="separate"/>
          </w:r>
        </w:del>
      </w:moveTo>
      <w:del w:id="379" w:author="Danny Jackson (Student)" w:date="2025-06-24T11:30:00Z" w16du:dateUtc="2025-06-24T18:30:00Z">
        <w:r w:rsidR="00981D6D" w:rsidRPr="00981D6D" w:rsidDel="00641BA3">
          <w:rPr>
            <w:rFonts w:eastAsiaTheme="minorHAnsi"/>
            <w14:ligatures w14:val="standardContextual"/>
          </w:rPr>
          <w:delText>(</w:delText>
        </w:r>
        <w:r w:rsidR="00981D6D" w:rsidRPr="00981D6D" w:rsidDel="00641BA3">
          <w:rPr>
            <w:rFonts w:eastAsiaTheme="minorHAnsi"/>
            <w:i/>
            <w:iCs/>
            <w14:ligatures w14:val="standardContextual"/>
          </w:rPr>
          <w:delText>25</w:delText>
        </w:r>
        <w:r w:rsidR="00981D6D" w:rsidRPr="00981D6D" w:rsidDel="00641BA3">
          <w:rPr>
            <w:rFonts w:eastAsiaTheme="minorHAnsi"/>
            <w14:ligatures w14:val="standardContextual"/>
          </w:rPr>
          <w:delText xml:space="preserve">, </w:delText>
        </w:r>
        <w:r w:rsidR="00981D6D" w:rsidRPr="00981D6D" w:rsidDel="00641BA3">
          <w:rPr>
            <w:rFonts w:eastAsiaTheme="minorHAnsi"/>
            <w:i/>
            <w:iCs/>
            <w14:ligatures w14:val="standardContextual"/>
          </w:rPr>
          <w:delText>26</w:delText>
        </w:r>
        <w:r w:rsidR="00981D6D" w:rsidRPr="00981D6D" w:rsidDel="00641BA3">
          <w:rPr>
            <w:rFonts w:eastAsiaTheme="minorHAnsi"/>
            <w14:ligatures w14:val="standardContextual"/>
          </w:rPr>
          <w:delText>)</w:delText>
        </w:r>
      </w:del>
      <w:moveTo w:id="380" w:author="Danny Jackson (Student)" w:date="2025-06-19T12:26:00Z" w16du:dateUtc="2025-06-19T19:26:00Z">
        <w:del w:id="381" w:author="Danny Jackson (Student)" w:date="2025-06-24T11:30:00Z" w16du:dateUtc="2025-06-24T18:30:00Z">
          <w:r w:rsidR="00F90959" w:rsidDel="00641BA3">
            <w:rPr>
              <w:noProof/>
            </w:rPr>
            <w:fldChar w:fldCharType="end"/>
          </w:r>
          <w:r w:rsidR="00F90959" w:rsidDel="00641BA3">
            <w:rPr>
              <w:noProof/>
            </w:rPr>
            <w:delText>.</w:delText>
          </w:r>
        </w:del>
      </w:moveTo>
      <w:ins w:id="382" w:author="Danny Jackson (Student)" w:date="2025-06-19T13:51:00Z" w16du:dateUtc="2025-06-19T20:51:00Z">
        <w:r>
          <w:rPr>
            <w:noProof/>
          </w:rPr>
          <w:t>Given the r</w:t>
        </w:r>
      </w:ins>
      <w:ins w:id="383" w:author="Danny Jackson (Student)" w:date="2025-06-19T13:52:00Z" w16du:dateUtc="2025-06-19T20:52:00Z">
        <w:r>
          <w:rPr>
            <w:noProof/>
          </w:rPr>
          <w:t>elevance of these functions to facilitating an evolutionary response to a blood-sucking parasitic fly, we</w:t>
        </w:r>
      </w:ins>
      <w:ins w:id="384" w:author="Danny Jackson (Student)" w:date="2025-06-19T13:50:00Z" w16du:dateUtc="2025-06-19T20:50:00Z">
        <w:r>
          <w:rPr>
            <w:noProof/>
          </w:rPr>
          <w:t xml:space="preserve"> </w:t>
        </w:r>
      </w:ins>
      <w:ins w:id="385" w:author="Danny Jackson (Student)" w:date="2025-06-19T13:49:00Z" w16du:dateUtc="2025-06-19T20:49:00Z">
        <w:r>
          <w:rPr>
            <w:noProof/>
          </w:rPr>
          <w:t xml:space="preserve">further explored the putative functional changes associated with these temporally-divergent </w:t>
        </w:r>
      </w:ins>
      <w:ins w:id="386" w:author="Danny Jackson (Student)" w:date="2025-06-19T13:50:00Z" w16du:dateUtc="2025-06-19T20:50:00Z">
        <w:r>
          <w:rPr>
            <w:noProof/>
          </w:rPr>
          <w:t>genotypes.</w:t>
        </w:r>
      </w:ins>
    </w:p>
    <w:p w14:paraId="673840F6" w14:textId="09AD0809" w:rsidR="00F90959" w:rsidRPr="00CD610C" w:rsidDel="00CD610C" w:rsidRDefault="00F90959" w:rsidP="00CD610C">
      <w:pPr>
        <w:spacing w:after="160" w:line="278" w:lineRule="auto"/>
        <w:ind w:firstLine="720"/>
        <w:rPr>
          <w:del w:id="387" w:author="Danny Jackson (Student)" w:date="2025-06-19T12:26:00Z" w16du:dateUtc="2025-06-19T19:26:00Z"/>
          <w:noProof/>
          <w:rPrChange w:id="388" w:author="Danny Jackson (Student)" w:date="2025-06-19T13:48:00Z" w16du:dateUtc="2025-06-19T20:48:00Z">
            <w:rPr>
              <w:del w:id="389" w:author="Danny Jackson (Student)" w:date="2025-06-19T12:26:00Z" w16du:dateUtc="2025-06-19T19:26:00Z"/>
              <w:i/>
              <w:iCs/>
            </w:rPr>
          </w:rPrChange>
        </w:rPr>
        <w:pPrChange w:id="390" w:author="Danny Jackson (Student)" w:date="2025-06-19T13:49:00Z" w16du:dateUtc="2025-06-19T20:49:00Z">
          <w:pPr>
            <w:spacing w:after="160" w:line="278" w:lineRule="auto"/>
            <w:ind w:firstLine="720"/>
          </w:pPr>
        </w:pPrChange>
      </w:pPr>
    </w:p>
    <w:p w14:paraId="2B58A020" w14:textId="77777777" w:rsidR="00CD610C" w:rsidRDefault="00CD610C" w:rsidP="00CD610C">
      <w:pPr>
        <w:spacing w:after="160" w:line="278" w:lineRule="auto"/>
        <w:ind w:firstLine="720"/>
        <w:rPr>
          <w:ins w:id="391" w:author="Danny Jackson (Student)" w:date="2025-06-19T13:48:00Z" w16du:dateUtc="2025-06-19T20:48:00Z"/>
          <w:moveTo w:id="392" w:author="Danny Jackson (Student)" w:date="2025-06-19T12:26:00Z" w16du:dateUtc="2025-06-19T19:26:00Z"/>
          <w:noProof/>
        </w:rPr>
      </w:pPr>
    </w:p>
    <w:moveToRangeEnd w:id="372"/>
    <w:p w14:paraId="555EB9D1" w14:textId="51871EAA" w:rsidR="00010C3D" w:rsidRDefault="005A67A7" w:rsidP="00D63129">
      <w:pPr>
        <w:spacing w:after="160" w:line="278" w:lineRule="auto"/>
        <w:ind w:firstLine="720"/>
        <w:rPr>
          <w:noProof/>
        </w:rPr>
      </w:pPr>
      <w:del w:id="393" w:author="Danny Jackson (Student)" w:date="2025-06-19T12:27:00Z" w16du:dateUtc="2025-06-19T19:27:00Z">
        <w:r w:rsidRPr="00141FA8" w:rsidDel="00D63129">
          <w:rPr>
            <w:i/>
            <w:iCs/>
          </w:rPr>
          <w:delText>HPSE</w:delText>
        </w:r>
        <w:r w:rsidDel="00D63129">
          <w:delText xml:space="preserve"> contained</w:delText>
        </w:r>
      </w:del>
      <w:ins w:id="394" w:author="Danny Jackson (Student)" w:date="2025-06-19T12:27:00Z" w16du:dateUtc="2025-06-19T19:27:00Z">
        <w:r w:rsidR="00D63129">
          <w:rPr>
            <w:noProof/>
          </w:rPr>
          <w:t>We found</w:t>
        </w:r>
      </w:ins>
      <w:r>
        <w:t xml:space="preserve"> one </w:t>
      </w:r>
      <w:del w:id="395" w:author="Danny Jackson (Student)" w:date="2025-06-19T12:27:00Z" w16du:dateUtc="2025-06-19T19:27:00Z">
        <w:r w:rsidDel="00D63129">
          <w:delText xml:space="preserve">genotype </w:delText>
        </w:r>
      </w:del>
      <w:ins w:id="396" w:author="Danny Jackson (Student)" w:date="2025-06-19T12:27:00Z" w16du:dateUtc="2025-06-19T19:27:00Z">
        <w:r w:rsidR="00D63129">
          <w:t>SNP</w:t>
        </w:r>
        <w:r w:rsidR="00D63129">
          <w:t xml:space="preserve"> </w:t>
        </w:r>
      </w:ins>
      <w:r>
        <w:t xml:space="preserve">within the transcribed region </w:t>
      </w:r>
      <w:ins w:id="397" w:author="Danny Jackson (Student)" w:date="2025-06-19T13:50:00Z" w16du:dateUtc="2025-06-19T20:50:00Z">
        <w:r w:rsidR="00CD610C">
          <w:t xml:space="preserve">of </w:t>
        </w:r>
        <w:r w:rsidR="00CD610C">
          <w:rPr>
            <w:i/>
            <w:iCs/>
          </w:rPr>
          <w:t xml:space="preserve">HPSE </w:t>
        </w:r>
      </w:ins>
      <w:r>
        <w:t>with a relatively high F</w:t>
      </w:r>
      <w:r w:rsidRPr="005A67A7">
        <w:rPr>
          <w:vertAlign w:val="subscript"/>
        </w:rPr>
        <w:t>ST</w:t>
      </w:r>
      <w:r>
        <w:t xml:space="preserve"> (0.327), specifically within the 3`UTR. </w:t>
      </w:r>
      <w:r w:rsidR="007C3173">
        <w:t xml:space="preserve">RNA-binding proteins (RBPs) </w:t>
      </w:r>
      <w:r>
        <w:t xml:space="preserve">that bind to the 3`UTR regulate gene </w:t>
      </w:r>
      <w:r w:rsidR="007C3173">
        <w:t xml:space="preserve">expression, and we used </w:t>
      </w:r>
      <w:proofErr w:type="spellStart"/>
      <w:r w:rsidR="007C3173">
        <w:t>RBPmap</w:t>
      </w:r>
      <w:proofErr w:type="spellEnd"/>
      <w:r w:rsidR="007C3173">
        <w:t xml:space="preserve"> </w:t>
      </w:r>
      <w:r>
        <w:fldChar w:fldCharType="begin"/>
      </w:r>
      <w:r w:rsidR="004342D4">
        <w:instrText xml:space="preserve"> ADDIN ZOTERO_ITEM CSL_CITATION {"citationID":"hNhk1btZ","properties":{"formattedCitation":"({\\i{}20})","plainCitation":"(20)","dontUpdate":true,"noteIndex":0},"citationItems":[{"id":1124,"uris":["http://zotero.org/users/15902993/items/NRJ8UJQX"],"itemData":{"id":1124,"type":"article-journal","abstract":"Regulation of gene expression is executed in many cases by RNA-binding proteins (RBPs) that bind to mRNAs as well as to non-coding RNAs. RBPs recognize their RNA target via specific binding sites on the RNA. Predicting the binding sites of RBPs is known to be a major challenge. We present a new webserver, RBPmap, freely accessible through the website http://rbpmap.technion.ac.il/ for accurate prediction and mapping of RBP binding sites. RBPmap has been developed specifically for mapping RBPs in human, mouse and Drosophila melanogaster genomes, though it supports other organisms too. RBPmap enables the users to select motifs from a large database of experimentally defined motifs. In addition, users can provide any motif of interest, given as either a consensus or a PSSM. The algorithm for mapping the motifs is based on a Weighted-Rank approach, which considers the clustering propensity of the binding sites and the overall tendency of regulatory regions to be conserved. In addition, RBPmap incorporates a position-specific background model, designed uniquely for different genomic regions, such as splice sites, 5’ and 3’ UTRs, non-coding RNA and intergenic regions. RBPmap was tested on high-throughput RNA-binding experiments and was proved to be highly accurate.","container-title":"Nucleic Acids Research","DOI":"10.1093/nar/gku406","ISSN":"0305-1048","issue":"W1","journalAbbreviation":"Nucleic Acids Research","page":"W361-W367","source":"Silverchair","title":"RBPmap: a web server for mapping binding sites of RNA-binding proteins","title-short":"RBPmap","volume":"42","author":[{"family":"Paz","given":"Inbal"},{"family":"Kosti","given":"Idit"},{"family":"Ares","given":"Manuel","suffix":"Jr"},{"family":"Cline","given":"Melissa"},{"family":"Mandel-Gutfreund","given":"Yael"}],"issued":{"date-parts":[["2014",7,1]]}}}],"schema":"https://github.com/citation-style-language/schema/raw/master/csl-citation.json"} </w:instrText>
      </w:r>
      <w:r>
        <w:fldChar w:fldCharType="separate"/>
      </w:r>
      <w:r w:rsidR="004342D4">
        <w:rPr>
          <w:rFonts w:eastAsiaTheme="minorHAnsi"/>
          <w14:ligatures w14:val="standardContextual"/>
        </w:rPr>
        <w:t>(</w:t>
      </w:r>
      <w:r w:rsidR="004342D4">
        <w:rPr>
          <w:rFonts w:eastAsiaTheme="minorHAnsi"/>
          <w:i/>
          <w:iCs/>
          <w14:ligatures w14:val="standardContextual"/>
        </w:rPr>
        <w:t>19</w:t>
      </w:r>
      <w:r w:rsidR="004342D4">
        <w:rPr>
          <w:rFonts w:eastAsiaTheme="minorHAnsi"/>
          <w14:ligatures w14:val="standardContextual"/>
        </w:rPr>
        <w:t>)</w:t>
      </w:r>
      <w:r>
        <w:fldChar w:fldCharType="end"/>
      </w:r>
      <w:r w:rsidR="007C3173">
        <w:t xml:space="preserve"> </w:t>
      </w:r>
      <w:r>
        <w:t xml:space="preserve">to predict RBP binding sites that may differ between the ancestral and derived allele in this region. </w:t>
      </w:r>
      <w:r>
        <w:rPr>
          <w:noProof/>
        </w:rPr>
        <w:t>We found one binding motif associated with both the derived and ancestral genotype (wgcaugm), and two associated only with the derived genotype (cgucca and rygcgcb</w:t>
      </w:r>
      <w:ins w:id="398" w:author="Danny Jackson (Student)" w:date="2025-06-24T12:25:00Z" w16du:dateUtc="2025-06-24T19:25:00Z">
        <w:r w:rsidR="00101EAE">
          <w:rPr>
            <w:noProof/>
          </w:rPr>
          <w:t>) (table 3</w:t>
        </w:r>
      </w:ins>
      <w:r>
        <w:rPr>
          <w:noProof/>
        </w:rPr>
        <w:t xml:space="preserve">). In all three circumstances, the derived genotype matched the motif and the ancestral did not. The derived allele at this site increased </w:t>
      </w:r>
      <w:r>
        <w:rPr>
          <w:noProof/>
        </w:rPr>
        <w:lastRenderedPageBreak/>
        <w:t xml:space="preserve">from a frequency of 0.5 pre-invasion to 0.875 post-invasion, suggesting selection for an increased ability to regulate </w:t>
      </w:r>
      <w:r w:rsidRPr="00141FA8">
        <w:rPr>
          <w:i/>
          <w:iCs/>
          <w:noProof/>
        </w:rPr>
        <w:t>HPSE</w:t>
      </w:r>
      <w:r>
        <w:rPr>
          <w:noProof/>
        </w:rPr>
        <w:t xml:space="preserve"> using miRNA.</w:t>
      </w:r>
      <w:r w:rsidR="007C3173">
        <w:rPr>
          <w:noProof/>
        </w:rPr>
        <w:t xml:space="preserve"> </w:t>
      </w:r>
      <w:moveFromRangeStart w:id="399" w:author="Danny Jackson (Student)" w:date="2025-06-19T12:26:00Z" w:name="move201228421"/>
      <w:commentRangeStart w:id="400"/>
      <w:moveFrom w:id="401" w:author="Danny Jackson (Student)" w:date="2025-06-19T12:26:00Z" w16du:dateUtc="2025-06-19T19:26:00Z">
        <w:r w:rsidR="006B075E" w:rsidDel="00F90959">
          <w:rPr>
            <w:noProof/>
          </w:rPr>
          <w:t>HPSE encodes the enzy</w:t>
        </w:r>
        <w:r w:rsidR="008052ED" w:rsidDel="00F90959">
          <w:rPr>
            <w:noProof/>
          </w:rPr>
          <w:t>m</w:t>
        </w:r>
        <w:r w:rsidR="006B075E" w:rsidDel="00F90959">
          <w:rPr>
            <w:noProof/>
          </w:rPr>
          <w:t>e heparanase</w:t>
        </w:r>
        <w:r w:rsidR="00010C3D" w:rsidDel="00F90959">
          <w:rPr>
            <w:noProof/>
          </w:rPr>
          <w:t xml:space="preserve">, which regulates clotting, inflamation, and the innate immune response, among other functions </w:t>
        </w:r>
        <w:r w:rsidR="00010C3D" w:rsidDel="00F90959">
          <w:rPr>
            <w:noProof/>
          </w:rPr>
          <w:fldChar w:fldCharType="begin"/>
        </w:r>
        <w:r w:rsidR="005735C2" w:rsidDel="00F90959">
          <w:rPr>
            <w:noProof/>
          </w:rPr>
          <w:instrText xml:space="preserve"> ADDIN ZOTERO_ITEM CSL_CITATION {"citationID":"qmFve9w3","properties":{"formattedCitation":"({\\i{}23}, {\\i{}24})","plainCitation":"(23, 24)","noteIndex":0},"citationItems":[{"id":1137,"uris":["http://zotero.org/users/15902993/items/KC6LYE5Y"],"itemData":{"id":1137,"type":"article-journal","abstract":"Heparanase (Hpa1) is expressed by tumor cells and cells of the tumor microenvironment and functions extracellularly to remodel the extracellular matrix (ECM) and regulate the bioavailability of ECM-bound factors, augmenting, among other effects, gene transcription, autophagy, exosome formation, and heparan sulfate (HS) turnover. Much of the impact of heparanase on tumor progression is related to its function in mediating tumor-host crosstalk, priming the tumor microenvironment to better support tumor growth, metastasis, and chemoresistance. The enzyme appears to fulfill some normal functions associated, for example, with vesicular traffic, lysosomal-based secretion, autophagy, HS turnover, and gene transcription. It activates cells of the innate immune system, promotes the formation of exosomes and autophagosomes, and stimulates signal transduction pathways via enzymatic and nonenzymatic activities. These effects dynamically impact multiple regulatory pathways that together drive tumor growth, dissemination, and drug resistance as well as inflammatory responses. The emerging premise is that heparanase expressed by tumor cells, immune cells, endothelial cells, and other cells of the tumor microenvironment is a key regulator of the aggressive phenotype of cancer, an important contributor to the poor outcome of cancer patients and a valid target for therapy. So far, however, antiheparanase-based therapy has not been implemented in the clinic. Unlike heparanase, heparanase-2 (Hpa2), a close homolog of heparanase (Hpa1), does not undergo proteolytic processing and hence lacks intrinsic HS-degrading activity, the hallmark of heparanase. Hpa2 retains the capacity to bind heparin/HS and exhibits an even higher affinity towards HS than heparanase, thus competing for HS binding and inhibiting heparanase enzymatic activity. It appears that Hpa2 functions as a natural inhibitor of Hpa1 regulates the expression of selected genes that maintain tissue hemostasis and normal function, and plays a protective role against cancer and inflammation, together emphasizing the significance of maintaining a proper balance between Hpa1 and Hpa2.","container-title":"Proteoglycan Research","DOI":"10.1002/pgr2.6","ISSN":"2832-3556","issue":"3","language":"en","license":"© 2023 The Authors. Proteoglycan Research published by Wiley Periodicals LLC.","note":"_eprint: https://onlinelibrary.wiley.com/doi/pdf/10.1002/pgr2.6","page":"e6","source":"Wiley Online Library","title":"Heparanase—A single protein with multiple enzymatic and nonenzymatic functions","volume":"1","author":[{"family":"Vlodavsky","given":"Israel"},{"family":"Kayal","given":"Yasmin"},{"family":"Hilwi","given":"Maram"},{"family":"Soboh","given":"Soaad"},{"family":"Sanderson","given":"Ralph D."},{"family":"Ilan","given":"Neta"}],"issued":{"date-parts":[["2023"]]}}},{"id":1140,"uris":["http://zotero.org/users/15902993/items/HRLJ4LHC"],"itemData":{"id":1140,"type":"article-journal","abstract":"Heparan sulfate (HS) proteoglycans at the cell surface and in the extracellular matrix of most animal tissues are essential in development and homeostasis, and are implicated in disease processes. Emerging evidence demonstrates the important roles of HS in inflammatory reactions, particularly in the regulation of leukocyte extravasation. Heparin, a classical anticoagulant, exhibits anti-inflammatory effects in animal models and in the clinic,presumably through interference with the functions of HS, as both polysaccharides share a high similarity in molecular structure. Apart of regulation during biosynthesis, the structures of HS and heparin are significantly modulated by heparanase, an endoglycosidase that is upregulated in a number of inflammatory conditions. Exploring the physiological roles of HS and heparin and the mode of heparanase action in modulating their functions during inflammation responses is of importance for future studies.","container-title":"Thrombosis and Haemostasis","DOI":"10.1160/TH09-02-0091","ISSN":"0340-6245","language":"en","license":"Schattauer GmbH","note":"publisher: Schattauer GmbH","page":"823-828","source":"www.thieme-connect.com","title":"Heparin, heparan sulfate and heparanase in inflammatory reactions","volume":"102","author":[{"family":"Li","given":"Jin-ping"},{"family":"Vlodavsky","given":"Israel"}],"issued":{"date-parts":[["2017",11,27]]}}}],"schema":"https://github.com/citation-style-language/schema/raw/master/csl-citation.json"} </w:instrText>
        </w:r>
        <w:r w:rsidR="00010C3D" w:rsidDel="00F90959">
          <w:rPr>
            <w:noProof/>
          </w:rPr>
          <w:fldChar w:fldCharType="separate"/>
        </w:r>
        <w:r w:rsidR="005735C2" w:rsidRPr="005735C2" w:rsidDel="00F90959">
          <w:rPr>
            <w:rFonts w:eastAsiaTheme="minorHAnsi"/>
            <w14:ligatures w14:val="standardContextual"/>
          </w:rPr>
          <w:t>(</w:t>
        </w:r>
        <w:r w:rsidR="005735C2" w:rsidRPr="005735C2" w:rsidDel="00F90959">
          <w:rPr>
            <w:rFonts w:eastAsiaTheme="minorHAnsi"/>
            <w:i/>
            <w:iCs/>
            <w14:ligatures w14:val="standardContextual"/>
          </w:rPr>
          <w:t>23</w:t>
        </w:r>
        <w:r w:rsidR="005735C2" w:rsidRPr="005735C2" w:rsidDel="00F90959">
          <w:rPr>
            <w:rFonts w:eastAsiaTheme="minorHAnsi"/>
            <w14:ligatures w14:val="standardContextual"/>
          </w:rPr>
          <w:t xml:space="preserve">, </w:t>
        </w:r>
        <w:r w:rsidR="005735C2" w:rsidRPr="005735C2" w:rsidDel="00F90959">
          <w:rPr>
            <w:rFonts w:eastAsiaTheme="minorHAnsi"/>
            <w:i/>
            <w:iCs/>
            <w14:ligatures w14:val="standardContextual"/>
          </w:rPr>
          <w:t>24</w:t>
        </w:r>
        <w:r w:rsidR="005735C2" w:rsidRPr="005735C2" w:rsidDel="00F90959">
          <w:rPr>
            <w:rFonts w:eastAsiaTheme="minorHAnsi"/>
            <w14:ligatures w14:val="standardContextual"/>
          </w:rPr>
          <w:t>)</w:t>
        </w:r>
        <w:r w:rsidR="00010C3D" w:rsidDel="00F90959">
          <w:rPr>
            <w:noProof/>
          </w:rPr>
          <w:fldChar w:fldCharType="end"/>
        </w:r>
        <w:r w:rsidR="00010C3D" w:rsidDel="00F90959">
          <w:rPr>
            <w:noProof/>
          </w:rPr>
          <w:t>.</w:t>
        </w:r>
        <w:commentRangeEnd w:id="400"/>
        <w:r w:rsidR="00375B6E" w:rsidDel="00F90959">
          <w:rPr>
            <w:rStyle w:val="CommentReference"/>
          </w:rPr>
          <w:commentReference w:id="400"/>
        </w:r>
      </w:moveFrom>
      <w:moveFromRangeEnd w:id="399"/>
    </w:p>
    <w:p w14:paraId="1514CB87" w14:textId="493F803B" w:rsidR="00D63129" w:rsidDel="00D63129" w:rsidRDefault="00D63129" w:rsidP="00D63129">
      <w:pPr>
        <w:spacing w:after="160" w:line="278" w:lineRule="auto"/>
        <w:ind w:firstLine="720"/>
        <w:rPr>
          <w:del w:id="402" w:author="Danny Jackson (Student)" w:date="2025-06-19T12:27:00Z" w16du:dateUtc="2025-06-19T19:27:00Z"/>
          <w:moveTo w:id="403" w:author="Danny Jackson (Student)" w:date="2025-06-19T12:27:00Z" w16du:dateUtc="2025-06-19T19:27:00Z"/>
          <w:noProof/>
        </w:rPr>
      </w:pPr>
      <w:moveToRangeStart w:id="404" w:author="Danny Jackson (Student)" w:date="2025-06-19T12:27:00Z" w:name="move201228481"/>
      <w:moveTo w:id="405" w:author="Danny Jackson (Student)" w:date="2025-06-19T12:27:00Z" w16du:dateUtc="2025-06-19T19:27:00Z">
        <w:del w:id="406" w:author="Danny Jackson (Student)" w:date="2025-06-19T13:49:00Z" w16du:dateUtc="2025-06-19T20:49:00Z">
          <w:r w:rsidRPr="00141FA8" w:rsidDel="00CD610C">
            <w:rPr>
              <w:i/>
              <w:iCs/>
              <w:noProof/>
            </w:rPr>
            <w:delText>PODXL</w:delText>
          </w:r>
          <w:r w:rsidDel="00CD610C">
            <w:rPr>
              <w:noProof/>
            </w:rPr>
            <w:delText xml:space="preserve"> encodes the protein </w:delText>
          </w:r>
          <w:r w:rsidRPr="00010C3D" w:rsidDel="00CD610C">
            <w:rPr>
              <w:noProof/>
            </w:rPr>
            <w:delText>Podocalyxin Like</w:delText>
          </w:r>
          <w:r w:rsidDel="00CD610C">
            <w:rPr>
              <w:noProof/>
            </w:rPr>
            <w:delText xml:space="preserve">-1 which is found in hematopoetic progenetior cells and plays a role in the production of new blood cells </w:delText>
          </w:r>
          <w:r w:rsidDel="00CD610C">
            <w:rPr>
              <w:noProof/>
            </w:rPr>
            <w:fldChar w:fldCharType="begin"/>
          </w:r>
        </w:del>
      </w:moveTo>
      <w:del w:id="407" w:author="Danny Jackson (Student)" w:date="2025-06-19T13:49:00Z" w16du:dateUtc="2025-06-19T20:49:00Z">
        <w:r w:rsidR="00981D6D" w:rsidDel="00CD610C">
          <w:rPr>
            <w:noProof/>
          </w:rPr>
          <w:delInstrText xml:space="preserve"> ADDIN ZOTERO_ITEM CSL_CITATION {"citationID":"iEU6tBE7","properties":{"formattedCitation":"({\\i{}28})","plainCitation":"(28)","noteIndex":0},"citationItems":[{"id":1142,"uris":["http://zotero.org/users/15902993/items/YIWWXA8V"],"itemData":{"id":1142,"type":"article-journal","abstract":"Podocalyxin, a sialomucin most closely related to CD34 and endoglycan, is expressed by kidney podocytes, hematopoietic progenitors, vascular endothelia, and a subset of neurons; aberrant expression has recently been implicated in a range of cancers. Through interactions with several intracellular proteins and at least one extracellular ligand, podocalyxin regulates both adhesion and cell morphology. In the developing kidney, podocalyxin plays an essential role in the formation and maintenance of podocyte foot processes, and its absence results in perinatal lethality. Podocalyxin expression in the hematopoietic system correlates with cell migration and the seeding of new hematopoietic tissues. In addition, it is abnormally expressed in subsets of breast, prostate, liver, pancreatic, and kidney cancer as well as leukemia. Strikingly, it is often associated with the most aggressive cases, and it is likely involved in metastasis. Thus, a thorough investigation of the normal activities of podocalyxin may facilitate the development of new cancer treatment strategies.","container-title":"Journal of the American Society of Nephrology","DOI":"10.1681/ASN.2008070782","ISSN":"1046-6673","issue":"8","language":"en-US","page":"1669","source":"journals-lww-com.ezproxy4.library.arizona.edu","title":"The Role of Podocalyxin in Health and Disease","volume":"20","author":[{"family":"Nielsen","given":"Julie S."},{"family":"McNagny","given":"Kelly M."}],"issued":{"date-parts":[["2009",8]]}}}],"schema":"https://github.com/citation-style-language/schema/raw/master/csl-citation.json"} </w:delInstrText>
        </w:r>
      </w:del>
      <w:moveTo w:id="408" w:author="Danny Jackson (Student)" w:date="2025-06-19T12:27:00Z" w16du:dateUtc="2025-06-19T19:27:00Z">
        <w:del w:id="409" w:author="Danny Jackson (Student)" w:date="2025-06-19T13:49:00Z" w16du:dateUtc="2025-06-19T20:49:00Z">
          <w:r w:rsidDel="00CD610C">
            <w:rPr>
              <w:noProof/>
            </w:rPr>
            <w:fldChar w:fldCharType="separate"/>
          </w:r>
        </w:del>
      </w:moveTo>
      <w:del w:id="410" w:author="Danny Jackson (Student)" w:date="2025-06-19T13:49:00Z" w16du:dateUtc="2025-06-19T20:49:00Z">
        <w:r w:rsidR="00981D6D" w:rsidRPr="00981D6D" w:rsidDel="00CD610C">
          <w:rPr>
            <w:rFonts w:eastAsiaTheme="minorHAnsi"/>
            <w14:ligatures w14:val="standardContextual"/>
          </w:rPr>
          <w:delText>(</w:delText>
        </w:r>
        <w:r w:rsidR="00981D6D" w:rsidRPr="00981D6D" w:rsidDel="00CD610C">
          <w:rPr>
            <w:rFonts w:eastAsiaTheme="minorHAnsi"/>
            <w:i/>
            <w:iCs/>
            <w14:ligatures w14:val="standardContextual"/>
          </w:rPr>
          <w:delText>28</w:delText>
        </w:r>
        <w:r w:rsidR="00981D6D" w:rsidRPr="00981D6D" w:rsidDel="00CD610C">
          <w:rPr>
            <w:rFonts w:eastAsiaTheme="minorHAnsi"/>
            <w14:ligatures w14:val="standardContextual"/>
          </w:rPr>
          <w:delText>)</w:delText>
        </w:r>
      </w:del>
      <w:moveTo w:id="411" w:author="Danny Jackson (Student)" w:date="2025-06-19T12:27:00Z" w16du:dateUtc="2025-06-19T19:27:00Z">
        <w:del w:id="412" w:author="Danny Jackson (Student)" w:date="2025-06-19T13:49:00Z" w16du:dateUtc="2025-06-19T20:49:00Z">
          <w:r w:rsidDel="00CD610C">
            <w:rPr>
              <w:noProof/>
            </w:rPr>
            <w:fldChar w:fldCharType="end"/>
          </w:r>
          <w:r w:rsidDel="00CD610C">
            <w:rPr>
              <w:noProof/>
            </w:rPr>
            <w:delText>.</w:delText>
          </w:r>
        </w:del>
      </w:moveTo>
    </w:p>
    <w:moveToRangeEnd w:id="404"/>
    <w:p w14:paraId="0452903C" w14:textId="4174CA17" w:rsidR="00D63129" w:rsidRDefault="007C3173" w:rsidP="00D63129">
      <w:pPr>
        <w:spacing w:after="160" w:line="278" w:lineRule="auto"/>
        <w:ind w:firstLine="720"/>
        <w:rPr>
          <w:ins w:id="413" w:author="Danny Jackson (Student)" w:date="2025-06-19T13:50:00Z" w16du:dateUtc="2025-06-19T20:50:00Z"/>
          <w:noProof/>
        </w:rPr>
      </w:pPr>
      <w:r>
        <w:rPr>
          <w:noProof/>
        </w:rPr>
        <w:t xml:space="preserve">We found five mutations within the coding sequence of </w:t>
      </w:r>
      <w:r w:rsidRPr="00141FA8">
        <w:rPr>
          <w:i/>
          <w:iCs/>
          <w:noProof/>
        </w:rPr>
        <w:t>PODXL</w:t>
      </w:r>
      <w:r>
        <w:rPr>
          <w:noProof/>
        </w:rPr>
        <w:t>, four of which were synonymous but one of which (P295A) was a missense mutation. We used SIFT to predict if this mutation resulted in a nonfunctional protein and found that it is expected to be tolerated (tolerance score = 0.35, median sequence conservation 4.32</w:t>
      </w:r>
      <w:ins w:id="414" w:author="Danny Jackson (Student)" w:date="2025-06-24T12:26:00Z" w16du:dateUtc="2025-06-24T19:26:00Z">
        <w:r w:rsidR="00101EAE">
          <w:rPr>
            <w:noProof/>
          </w:rPr>
          <w:t>)</w:t>
        </w:r>
      </w:ins>
      <w:del w:id="415" w:author="Danny Jackson (Student)" w:date="2025-06-24T12:26:00Z" w16du:dateUtc="2025-06-24T19:26:00Z">
        <w:r w:rsidR="00993CAA" w:rsidDel="00101EAE">
          <w:rPr>
            <w:noProof/>
          </w:rPr>
          <w:delText>,</w:delText>
        </w:r>
      </w:del>
      <w:r w:rsidR="00993CAA">
        <w:rPr>
          <w:noProof/>
        </w:rPr>
        <w:t xml:space="preserve"> </w:t>
      </w:r>
      <w:ins w:id="416" w:author="Danny Jackson (Student)" w:date="2025-06-24T12:26:00Z" w16du:dateUtc="2025-06-24T19:26:00Z">
        <w:r w:rsidR="00101EAE">
          <w:rPr>
            <w:noProof/>
          </w:rPr>
          <w:t>(</w:t>
        </w:r>
      </w:ins>
      <w:r w:rsidR="00993CAA">
        <w:rPr>
          <w:noProof/>
        </w:rPr>
        <w:fldChar w:fldCharType="begin"/>
      </w:r>
      <w:r w:rsidR="00A1170B">
        <w:rPr>
          <w:noProof/>
        </w:rPr>
        <w:instrText xml:space="preserve"> ADDIN ZOTERO_ITEM CSL_CITATION {"citationID":"cUpMkT0g","properties":{"formattedCitation":"({\\i{}13})","plainCitation":"(13)","dontUpdate":true,"noteIndex":0},"citationItems":[{"id":1163,"uris":["http://zotero.org/users/15902993/items/FQDH2LYI"],"itemData":{"id":1163,"type":"article-journal","abstract":"The effect of genetic mutation on phenotype is of significant interest in genetics. The type of genetic mutation that causes a single amino acid substitution (AAS) in a protein sequence is called a non-synonymous single nucleotide polymorphism (nsSNP). An nsSNP could potentially affect the function of the protein, subsequently altering the carrier's phenotype. This protocol describes the use of the 'Sorting Tolerant From Intolerant' (SIFT) algorithm in predicting whether an AAS affects protein function. To assess the effect of a substitution, SIFT assumes that important positions in a protein sequence have been conserved throughout evolution and therefore substitutions at these positions may affect protein function. Thus, by using sequence homology, SIFT predicts the effects of all possible substitutions at each position in the protein sequence. The protocol typically takes 5–20 min, depending on the input. SIFT is available as an online tool (http://sift-dna.org).","container-title":"Nature Protocols","DOI":"10.1038/nprot.2009.86","ISSN":"1750-2799","issue":"7","journalAbbreviation":"Nat Protoc","language":"en","license":"2009 Springer Nature Limited","note":"publisher: Nature Publishing Group","page":"1073-1081","source":"www.nature.com","title":"Predicting the effects of coding non-synonymous variants on protein function using the SIFT algorithm","volume":"4","author":[{"family":"Kumar","given":"Prateek"},{"family":"Henikoff","given":"Steven"},{"family":"Ng","given":"Pauline C."}],"issued":{"date-parts":[["2009",7]]}}}],"schema":"https://github.com/citation-style-language/schema/raw/master/csl-citation.json"} </w:instrText>
      </w:r>
      <w:r w:rsidR="00993CAA">
        <w:rPr>
          <w:noProof/>
        </w:rPr>
        <w:fldChar w:fldCharType="separate"/>
      </w:r>
      <w:r w:rsidR="00993CAA" w:rsidRPr="00993CAA">
        <w:rPr>
          <w:rFonts w:eastAsiaTheme="minorHAnsi"/>
          <w:i/>
          <w:iCs/>
          <w14:ligatures w14:val="standardContextual"/>
        </w:rPr>
        <w:t>13</w:t>
      </w:r>
      <w:r w:rsidR="00993CAA" w:rsidRPr="00993CAA">
        <w:rPr>
          <w:rFonts w:eastAsiaTheme="minorHAnsi"/>
          <w14:ligatures w14:val="standardContextual"/>
        </w:rPr>
        <w:t>)</w:t>
      </w:r>
      <w:r w:rsidR="00993CAA">
        <w:rPr>
          <w:noProof/>
        </w:rPr>
        <w:fldChar w:fldCharType="end"/>
      </w:r>
      <w:r>
        <w:rPr>
          <w:noProof/>
        </w:rPr>
        <w:t xml:space="preserve">, but it may have impacts on protein folding and structure. The frequency of this mutation decreased over time </w:t>
      </w:r>
      <w:r w:rsidR="00466163">
        <w:rPr>
          <w:noProof/>
        </w:rPr>
        <w:t>from 1.0 to 0.333,</w:t>
      </w:r>
      <w:r>
        <w:rPr>
          <w:noProof/>
        </w:rPr>
        <w:t xml:space="preserve"> indicating selection against the derived protein.</w:t>
      </w:r>
      <w:r w:rsidR="00010C3D">
        <w:rPr>
          <w:noProof/>
        </w:rPr>
        <w:t xml:space="preserve"> </w:t>
      </w:r>
      <w:moveFromRangeStart w:id="417" w:author="Danny Jackson (Student)" w:date="2025-06-19T12:27:00Z" w:name="move201228481"/>
      <w:moveFrom w:id="418" w:author="Danny Jackson (Student)" w:date="2025-06-19T12:27:00Z" w16du:dateUtc="2025-06-19T19:27:00Z">
        <w:r w:rsidR="00010C3D" w:rsidRPr="00141FA8" w:rsidDel="00D63129">
          <w:rPr>
            <w:i/>
            <w:iCs/>
            <w:noProof/>
          </w:rPr>
          <w:t>PODXL</w:t>
        </w:r>
        <w:r w:rsidR="00010C3D" w:rsidDel="00D63129">
          <w:rPr>
            <w:noProof/>
          </w:rPr>
          <w:t xml:space="preserve"> encodes the protein </w:t>
        </w:r>
        <w:r w:rsidR="00010C3D" w:rsidRPr="00010C3D" w:rsidDel="00D63129">
          <w:rPr>
            <w:noProof/>
          </w:rPr>
          <w:t>Podocalyxin Like</w:t>
        </w:r>
        <w:r w:rsidR="00010C3D" w:rsidDel="00D63129">
          <w:rPr>
            <w:noProof/>
          </w:rPr>
          <w:t>-1</w:t>
        </w:r>
        <w:r w:rsidR="00AE2530" w:rsidDel="00D63129">
          <w:rPr>
            <w:noProof/>
          </w:rPr>
          <w:t xml:space="preserve"> which is found in hematopoetic progenetior cells and plays a role in the production of new blood cells </w:t>
        </w:r>
        <w:r w:rsidR="00AE2530" w:rsidDel="00D63129">
          <w:rPr>
            <w:noProof/>
          </w:rPr>
          <w:fldChar w:fldCharType="begin"/>
        </w:r>
        <w:r w:rsidR="005735C2" w:rsidDel="00D63129">
          <w:rPr>
            <w:noProof/>
          </w:rPr>
          <w:instrText xml:space="preserve"> ADDIN ZOTERO_ITEM CSL_CITATION {"citationID":"iEU6tBE7","properties":{"formattedCitation":"({\\i{}26})","plainCitation":"(26)","noteIndex":0},"citationItems":[{"id":1142,"uris":["http://zotero.org/users/15902993/items/YIWWXA8V"],"itemData":{"id":1142,"type":"article-journal","abstract":"Podocalyxin, a sialomucin most closely related to CD34 and endoglycan, is expressed by kidney podocytes, hematopoietic progenitors, vascular endothelia, and a subset of neurons; aberrant expression has recently been implicated in a range of cancers. Through interactions with several intracellular proteins and at least one extracellular ligand, podocalyxin regulates both adhesion and cell morphology. In the developing kidney, podocalyxin plays an essential role in the formation and maintenance of podocyte foot processes, and its absence results in perinatal lethality. Podocalyxin expression in the hematopoietic system correlates with cell migration and the seeding of new hematopoietic tissues. In addition, it is abnormally expressed in subsets of breast, prostate, liver, pancreatic, and kidney cancer as well as leukemia. Strikingly, it is often associated with the most aggressive cases, and it is likely involved in metastasis. Thus, a thorough investigation of the normal activities of podocalyxin may facilitate the development of new cancer treatment strategies.","container-title":"Journal of the American Society of Nephrology","DOI":"10.1681/ASN.2008070782","ISSN":"1046-6673","issue":"8","language":"en-US","page":"1669","source":"journals-lww-com.ezproxy4.library.arizona.edu","title":"The Role of Podocalyxin in Health and Disease","volume":"20","author":[{"family":"Nielsen","given":"Julie S."},{"family":"McNagny","given":"Kelly M."}],"issued":{"date-parts":[["2009",8]]}}}],"schema":"https://github.com/citation-style-language/schema/raw/master/csl-citation.json"} </w:instrText>
        </w:r>
        <w:r w:rsidR="00AE2530" w:rsidDel="00D63129">
          <w:rPr>
            <w:noProof/>
          </w:rPr>
          <w:fldChar w:fldCharType="separate"/>
        </w:r>
        <w:r w:rsidR="005735C2" w:rsidRPr="005735C2" w:rsidDel="00D63129">
          <w:rPr>
            <w:rFonts w:eastAsiaTheme="minorHAnsi"/>
            <w14:ligatures w14:val="standardContextual"/>
          </w:rPr>
          <w:t>(</w:t>
        </w:r>
        <w:r w:rsidR="005735C2" w:rsidRPr="005735C2" w:rsidDel="00D63129">
          <w:rPr>
            <w:rFonts w:eastAsiaTheme="minorHAnsi"/>
            <w:i/>
            <w:iCs/>
            <w14:ligatures w14:val="standardContextual"/>
          </w:rPr>
          <w:t>26</w:t>
        </w:r>
        <w:r w:rsidR="005735C2" w:rsidRPr="005735C2" w:rsidDel="00D63129">
          <w:rPr>
            <w:rFonts w:eastAsiaTheme="minorHAnsi"/>
            <w14:ligatures w14:val="standardContextual"/>
          </w:rPr>
          <w:t>)</w:t>
        </w:r>
        <w:r w:rsidR="00AE2530" w:rsidDel="00D63129">
          <w:rPr>
            <w:noProof/>
          </w:rPr>
          <w:fldChar w:fldCharType="end"/>
        </w:r>
        <w:r w:rsidR="00AE2530" w:rsidDel="00D63129">
          <w:rPr>
            <w:noProof/>
          </w:rPr>
          <w:t>.</w:t>
        </w:r>
      </w:moveFrom>
      <w:moveFromRangeEnd w:id="417"/>
    </w:p>
    <w:p w14:paraId="01E26990" w14:textId="633A2BD4" w:rsidR="00CD610C" w:rsidDel="00CD610C" w:rsidRDefault="00CD610C" w:rsidP="00D63129">
      <w:pPr>
        <w:spacing w:after="160" w:line="278" w:lineRule="auto"/>
        <w:ind w:firstLine="720"/>
        <w:rPr>
          <w:del w:id="419" w:author="Danny Jackson (Student)" w:date="2025-06-19T13:51:00Z" w16du:dateUtc="2025-06-19T20:51:00Z"/>
          <w:noProof/>
        </w:rPr>
      </w:pPr>
    </w:p>
    <w:p w14:paraId="6E32B47E" w14:textId="3E71B43B" w:rsidR="00941E9E" w:rsidRPr="00941E9E" w:rsidRDefault="00941E9E" w:rsidP="00941E9E">
      <w:pPr>
        <w:spacing w:after="160" w:line="278" w:lineRule="auto"/>
        <w:rPr>
          <w:b/>
          <w:bCs/>
          <w:sz w:val="28"/>
          <w:szCs w:val="28"/>
        </w:rPr>
      </w:pPr>
      <w:r>
        <w:rPr>
          <w:b/>
          <w:bCs/>
          <w:sz w:val="28"/>
          <w:szCs w:val="28"/>
        </w:rPr>
        <w:t xml:space="preserve">Intronic CpG mutations underlie parallel signals of selection </w:t>
      </w:r>
      <w:r w:rsidR="008052ED">
        <w:rPr>
          <w:b/>
          <w:bCs/>
          <w:sz w:val="28"/>
          <w:szCs w:val="28"/>
        </w:rPr>
        <w:t>on genes related to inflammation and angiogenesis</w:t>
      </w:r>
    </w:p>
    <w:p w14:paraId="7EA7F463" w14:textId="3B498FB8" w:rsidR="00CA0ADB" w:rsidRDefault="000D679D" w:rsidP="00CA0ADB">
      <w:pPr>
        <w:spacing w:after="160" w:line="278" w:lineRule="auto"/>
        <w:ind w:firstLine="720"/>
      </w:pPr>
      <w:r>
        <w:rPr>
          <w:noProof/>
        </w:rPr>
        <w:t xml:space="preserve">We investigated the extent to which </w:t>
      </w:r>
      <w:r w:rsidR="00C5065C">
        <w:rPr>
          <w:noProof/>
        </w:rPr>
        <w:t>parallel evolution occurred in response to the fly by comparing</w:t>
      </w:r>
      <w:r w:rsidR="00F94505">
        <w:rPr>
          <w:noProof/>
        </w:rPr>
        <w:t xml:space="preserve"> candidate genes identified in the top 1% of windows </w:t>
      </w:r>
      <w:r w:rsidR="00097A3B">
        <w:rPr>
          <w:noProof/>
        </w:rPr>
        <w:t>scored by our composite statistic.</w:t>
      </w:r>
      <w:r w:rsidR="00C5065C">
        <w:rPr>
          <w:noProof/>
        </w:rPr>
        <w:t xml:space="preserve"> </w:t>
      </w:r>
      <w:r w:rsidR="0053602D">
        <w:rPr>
          <w:noProof/>
        </w:rPr>
        <w:t xml:space="preserve"> </w:t>
      </w:r>
      <w:ins w:id="420" w:author="Danny Jackson (Student)" w:date="2025-06-19T13:52:00Z" w16du:dateUtc="2025-06-19T20:52:00Z">
        <w:r w:rsidR="00CD610C">
          <w:rPr>
            <w:noProof/>
          </w:rPr>
          <w:t>We f</w:t>
        </w:r>
      </w:ins>
      <w:ins w:id="421" w:author="Danny Jackson (Student)" w:date="2025-06-19T13:53:00Z" w16du:dateUtc="2025-06-19T20:53:00Z">
        <w:r w:rsidR="00CD610C">
          <w:rPr>
            <w:noProof/>
          </w:rPr>
          <w:t>o</w:t>
        </w:r>
      </w:ins>
      <w:ins w:id="422" w:author="Danny Jackson (Student)" w:date="2025-06-19T13:52:00Z" w16du:dateUtc="2025-06-19T20:52:00Z">
        <w:r w:rsidR="00CD610C">
          <w:rPr>
            <w:noProof/>
          </w:rPr>
          <w:t>und significant overlap in genes under</w:t>
        </w:r>
      </w:ins>
      <w:ins w:id="423" w:author="Danny Jackson (Student)" w:date="2025-06-19T13:53:00Z" w16du:dateUtc="2025-06-19T20:53:00Z">
        <w:r w:rsidR="00CD610C">
          <w:rPr>
            <w:noProof/>
          </w:rPr>
          <w:t xml:space="preserve"> selection in all pairwise comparisons between species </w:t>
        </w:r>
      </w:ins>
      <w:commentRangeStart w:id="424"/>
      <w:del w:id="425" w:author="Danny Jackson (Student)" w:date="2025-06-19T13:52:00Z" w16du:dateUtc="2025-06-19T20:52:00Z">
        <w:r w:rsidR="00BF0E11" w:rsidDel="00CD610C">
          <w:rPr>
            <w:noProof/>
          </w:rPr>
          <w:delText>A</w:delText>
        </w:r>
      </w:del>
      <w:del w:id="426" w:author="Danny Jackson (Student)" w:date="2025-06-19T13:53:00Z" w16du:dateUtc="2025-06-19T20:53:00Z">
        <w:r w:rsidR="00BF0E11" w:rsidDel="00CD610C">
          <w:rPr>
            <w:noProof/>
          </w:rPr>
          <w:delText>ll pairwise comparisons</w:delText>
        </w:r>
        <w:r w:rsidR="00097A3B" w:rsidDel="00CD610C">
          <w:rPr>
            <w:noProof/>
          </w:rPr>
          <w:delText xml:space="preserve"> between species</w:delText>
        </w:r>
        <w:r w:rsidR="00BF0E11" w:rsidDel="00CD610C">
          <w:rPr>
            <w:noProof/>
          </w:rPr>
          <w:delText xml:space="preserve"> of </w:delText>
        </w:r>
        <w:r w:rsidR="00285A69" w:rsidDel="00CD610C">
          <w:rPr>
            <w:noProof/>
          </w:rPr>
          <w:delText>candidate</w:delText>
        </w:r>
        <w:r w:rsidR="00BF0E11" w:rsidDel="00CD610C">
          <w:rPr>
            <w:noProof/>
          </w:rPr>
          <w:delText xml:space="preserve"> genes found evidence of significant overlap</w:delText>
        </w:r>
      </w:del>
      <w:ins w:id="427" w:author="McNew, Sabrina - (mcnew)" w:date="2025-06-14T11:10:00Z" w16du:dateUtc="2025-06-14T18:10:00Z">
        <w:del w:id="428" w:author="Danny Jackson (Student)" w:date="2025-06-19T13:53:00Z" w16du:dateUtc="2025-06-19T20:53:00Z">
          <w:r w:rsidDel="00CD610C">
            <w:rPr>
              <w:noProof/>
            </w:rPr>
            <w:delText xml:space="preserve"> </w:delText>
          </w:r>
        </w:del>
      </w:ins>
      <w:commentRangeEnd w:id="424"/>
      <w:ins w:id="429" w:author="McNew, Sabrina - (mcnew)" w:date="2025-06-14T11:18:00Z" w16du:dateUtc="2025-06-14T18:18:00Z">
        <w:r w:rsidR="00285A69">
          <w:rPr>
            <w:rStyle w:val="CommentReference"/>
          </w:rPr>
          <w:commentReference w:id="424"/>
        </w:r>
      </w:ins>
      <w:ins w:id="430" w:author="McNew, Sabrina - (mcnew)" w:date="2025-06-14T11:10:00Z" w16du:dateUtc="2025-06-14T18:10:00Z">
        <w:r>
          <w:rPr>
            <w:noProof/>
          </w:rPr>
          <w:t>(</w:t>
        </w:r>
        <w:del w:id="431" w:author="Danny Jackson (Student)" w:date="2025-06-24T12:21:00Z" w16du:dateUtc="2025-06-24T19:21:00Z">
          <w:r w:rsidDel="00101EAE">
            <w:rPr>
              <w:noProof/>
            </w:rPr>
            <w:delText>Figure</w:delText>
          </w:r>
        </w:del>
      </w:ins>
      <w:ins w:id="432" w:author="Danny Jackson (Student)" w:date="2025-06-24T12:21:00Z" w16du:dateUtc="2025-06-24T19:21:00Z">
        <w:r w:rsidR="00101EAE">
          <w:rPr>
            <w:noProof/>
          </w:rPr>
          <w:t>Fig.</w:t>
        </w:r>
      </w:ins>
      <w:ins w:id="433" w:author="McNew, Sabrina - (mcnew)" w:date="2025-06-14T11:10:00Z" w16du:dateUtc="2025-06-14T18:10:00Z">
        <w:r>
          <w:rPr>
            <w:noProof/>
          </w:rPr>
          <w:t xml:space="preserve"> </w:t>
        </w:r>
      </w:ins>
      <w:ins w:id="434" w:author="Danny Jackson (Student)" w:date="2025-06-19T13:53:00Z" w16du:dateUtc="2025-06-19T20:53:00Z">
        <w:r w:rsidR="00CD610C">
          <w:rPr>
            <w:noProof/>
          </w:rPr>
          <w:t>2</w:t>
        </w:r>
      </w:ins>
      <w:ins w:id="435" w:author="Danny Jackson (Student)" w:date="2025-06-24T12:21:00Z" w16du:dateUtc="2025-06-24T19:21:00Z">
        <w:r w:rsidR="00101EAE">
          <w:rPr>
            <w:noProof/>
          </w:rPr>
          <w:t>A</w:t>
        </w:r>
      </w:ins>
      <w:ins w:id="436" w:author="McNew, Sabrina - (mcnew)" w:date="2025-06-14T11:10:00Z" w16du:dateUtc="2025-06-14T18:10:00Z">
        <w:del w:id="437" w:author="Danny Jackson (Student)" w:date="2025-06-19T13:53:00Z" w16du:dateUtc="2025-06-19T20:53:00Z">
          <w:r w:rsidDel="00CD610C">
            <w:rPr>
              <w:noProof/>
            </w:rPr>
            <w:delText>x</w:delText>
          </w:r>
        </w:del>
      </w:ins>
      <w:ins w:id="438" w:author="McNew, Sabrina - (mcnew)" w:date="2025-06-14T11:17:00Z" w16du:dateUtc="2025-06-14T18:17:00Z">
        <w:del w:id="439" w:author="Danny Jackson (Student)" w:date="2025-06-19T13:53:00Z" w16du:dateUtc="2025-06-19T20:53:00Z">
          <w:r w:rsidR="00097A3B" w:rsidDel="00CD610C">
            <w:rPr>
              <w:noProof/>
            </w:rPr>
            <w:delText xml:space="preserve"> </w:delText>
          </w:r>
        </w:del>
      </w:ins>
      <w:ins w:id="440" w:author="McNew, Sabrina - (mcnew)" w:date="2025-06-14T11:10:00Z" w16du:dateUtc="2025-06-14T18:10:00Z">
        <w:r>
          <w:rPr>
            <w:noProof/>
          </w:rPr>
          <w:t>)</w:t>
        </w:r>
      </w:ins>
      <w:r w:rsidR="00BF0E11">
        <w:rPr>
          <w:noProof/>
        </w:rPr>
        <w:t>. We identified 32 genes in both the vegetarian and medium ground finch</w:t>
      </w:r>
      <w:r w:rsidR="008D4415">
        <w:t xml:space="preserve"> (</w:t>
      </w:r>
      <w:r w:rsidR="00BF0E11">
        <w:t>OR</w:t>
      </w:r>
      <w:r w:rsidR="008D4415">
        <w:t xml:space="preserve"> = </w:t>
      </w:r>
      <w:r w:rsidR="00BF0E11">
        <w:t>3</w:t>
      </w:r>
      <w:r w:rsidR="008D4415">
        <w:t>.</w:t>
      </w:r>
      <w:r w:rsidR="00BF0E11">
        <w:t>32</w:t>
      </w:r>
      <w:r w:rsidR="008D4415">
        <w:t xml:space="preserve"> [</w:t>
      </w:r>
      <w:r w:rsidR="00BF0E11">
        <w:t>2.20</w:t>
      </w:r>
      <w:r w:rsidR="008D4415">
        <w:t xml:space="preserve"> </w:t>
      </w:r>
      <w:r w:rsidR="00BF0E11">
        <w:t>–</w:t>
      </w:r>
      <w:r w:rsidR="008D4415">
        <w:t xml:space="preserve"> </w:t>
      </w:r>
      <w:r w:rsidR="00BF0E11">
        <w:t>4.86</w:t>
      </w:r>
      <w:r w:rsidR="008D4415">
        <w:t xml:space="preserve">], q </w:t>
      </w:r>
      <w:r w:rsidR="00BF0E11">
        <w:t>&lt; 0.001</w:t>
      </w:r>
      <w:r w:rsidR="008D4415">
        <w:t>)</w:t>
      </w:r>
      <w:r w:rsidR="00BF0E11">
        <w:t>, 30 in both the vegetarian and small tree finch (</w:t>
      </w:r>
      <w:r w:rsidR="00BF0E11">
        <w:rPr>
          <w:noProof/>
        </w:rPr>
        <w:t xml:space="preserve">OR </w:t>
      </w:r>
      <w:r w:rsidR="008D4415">
        <w:t xml:space="preserve">= </w:t>
      </w:r>
      <w:r w:rsidR="00BF0E11">
        <w:t>2.18</w:t>
      </w:r>
      <w:r w:rsidR="008D4415">
        <w:t xml:space="preserve"> [1.</w:t>
      </w:r>
      <w:r w:rsidR="00BF0E11">
        <w:t>44</w:t>
      </w:r>
      <w:r w:rsidR="008D4415">
        <w:t>- 3.</w:t>
      </w:r>
      <w:r w:rsidR="00BF0E11">
        <w:t>21</w:t>
      </w:r>
      <w:r w:rsidR="008D4415">
        <w:t xml:space="preserve">], q </w:t>
      </w:r>
      <w:r w:rsidR="00BF0E11">
        <w:t>&lt; 0.001</w:t>
      </w:r>
      <w:r w:rsidR="008D4415">
        <w:t>)</w:t>
      </w:r>
      <w:r w:rsidR="00BF0E11">
        <w:rPr>
          <w:noProof/>
        </w:rPr>
        <w:t>, and 14 in both the medium ground finch and the small tree finch</w:t>
      </w:r>
      <w:r w:rsidR="008D4415">
        <w:t xml:space="preserve"> (</w:t>
      </w:r>
      <w:del w:id="441" w:author="Danny Jackson (Student)" w:date="2025-06-24T12:19:00Z" w16du:dateUtc="2025-06-24T19:19:00Z">
        <w:r w:rsidR="008D4415" w:rsidDel="00101EAE">
          <w:delText>odds ratio</w:delText>
        </w:r>
      </w:del>
      <w:ins w:id="442" w:author="Danny Jackson (Student)" w:date="2025-06-24T12:19:00Z" w16du:dateUtc="2025-06-24T19:19:00Z">
        <w:r w:rsidR="00101EAE">
          <w:t>OR</w:t>
        </w:r>
      </w:ins>
      <w:r w:rsidR="008D4415">
        <w:t xml:space="preserve"> = 1.83 [1.04 - 3.01], q = </w:t>
      </w:r>
      <w:r w:rsidR="008D4415" w:rsidRPr="008D4415">
        <w:t>0.0</w:t>
      </w:r>
      <w:r w:rsidR="008D4415">
        <w:t>30)</w:t>
      </w:r>
      <w:r w:rsidR="00BF0E11">
        <w:t xml:space="preserve">. </w:t>
      </w:r>
      <w:r w:rsidR="00F6293B">
        <w:t>GO term analysis of genes identified in two or more species found no significantly overrepresented terms. However, the t</w:t>
      </w:r>
      <w:r w:rsidR="00BF0E11">
        <w:t xml:space="preserve">hree genes identified in all species, </w:t>
      </w:r>
      <w:r w:rsidR="00BF0E11" w:rsidRPr="00141FA8">
        <w:rPr>
          <w:i/>
          <w:iCs/>
        </w:rPr>
        <w:t>BMPER</w:t>
      </w:r>
      <w:r w:rsidR="00BF0E11">
        <w:t xml:space="preserve">, </w:t>
      </w:r>
      <w:r w:rsidR="00BF0E11" w:rsidRPr="00141FA8">
        <w:rPr>
          <w:i/>
          <w:iCs/>
        </w:rPr>
        <w:t>NUDT4</w:t>
      </w:r>
      <w:r w:rsidR="00BF0E11">
        <w:t xml:space="preserve">, and </w:t>
      </w:r>
      <w:r w:rsidR="00BF0E11" w:rsidRPr="00141FA8">
        <w:rPr>
          <w:i/>
          <w:iCs/>
        </w:rPr>
        <w:t>TENM3</w:t>
      </w:r>
      <w:r w:rsidR="00F6293B">
        <w:t xml:space="preserve">, </w:t>
      </w:r>
      <w:ins w:id="443" w:author="McNew, Sabrina - (mcnew)" w:date="2025-06-14T11:19:00Z" w16du:dateUtc="2025-06-14T18:19:00Z">
        <w:r w:rsidR="008234CA">
          <w:t xml:space="preserve">have </w:t>
        </w:r>
      </w:ins>
      <w:r w:rsidR="00F6293B">
        <w:t>function</w:t>
      </w:r>
      <w:ins w:id="444" w:author="McNew, Sabrina - (mcnew)" w:date="2025-06-14T11:19:00Z" w16du:dateUtc="2025-06-14T18:19:00Z">
        <w:r w:rsidR="008234CA">
          <w:t>s</w:t>
        </w:r>
      </w:ins>
      <w:r w:rsidR="00F6293B">
        <w:t xml:space="preserve"> in biological processes relevant to a response to parasitism by the vampire fly</w:t>
      </w:r>
      <w:r w:rsidR="00BF0E11">
        <w:t xml:space="preserve">. </w:t>
      </w:r>
      <w:r w:rsidR="00FF7A3C" w:rsidRPr="00141FA8">
        <w:rPr>
          <w:i/>
          <w:iCs/>
        </w:rPr>
        <w:t>BMPER</w:t>
      </w:r>
      <w:r w:rsidR="00FF7A3C">
        <w:t xml:space="preserve"> encodes the protein </w:t>
      </w:r>
      <w:r w:rsidR="00FF7A3C" w:rsidRPr="00FF7A3C">
        <w:t>Bone Morphogenetic Protein-binding Endothelial Regulator</w:t>
      </w:r>
      <w:r w:rsidR="00B305A8">
        <w:t xml:space="preserve">, which facilitates endothelial cell sprouting, an essential step in angiogenesis </w:t>
      </w:r>
      <w:r w:rsidR="00B305A8">
        <w:fldChar w:fldCharType="begin"/>
      </w:r>
      <w:r w:rsidR="002176CC">
        <w:instrText xml:space="preserve"> ADDIN ZOTERO_ITEM CSL_CITATION {"citationID":"pg1wa5Rw","properties":{"formattedCitation":"({\\i{}32})","plainCitation":"(32)","noteIndex":0},"citationItems":[{"id":1155,"uris":["http://zotero.org/users/15902993/items/8GLIWZ8Z"],"itemData":{"id":1155,"type":"article-journal","abstract":"Bone morphogenetic proteins (BMPs) are involved in embryonic and adult blood vessel formation in health and disease. BMPER (BMP endothelial cell precursor–derived regulator) is a differentially expressed protein in embryonic endothelial precursor cells. In earlier work, we found that BMPER interacts with BMPs and when overexpressed antagonizes their function in embryonic axis formation. In contrast, in a BMPER-deficient zebrafish model, BMPER behaves as a BMP agonist. Furthermore, lack of BMPER induces a vascular phenotype in zebrafish that is driven by disarray of the intersomitic vasculature. Here, we investigate the impact of BMPER on endothelial cell function and signaling and elucidate its role in BMP-4 function in gain- and loss-of-function models. As shown by Western blotting and immunocytochemistry, BMPER is an extracellular matrix protein expressed by endothelial cells in skin, heart, and lung. We show that BMPER is a downstream target of FoxO3a and consistently exerts activating effects on endothelial cell sprouting and migration in vitro and in vivo. Accordingly, when BMPER is depleted from endothelial cells, sprouting is impaired. In terms of BMPER related intracellular signaling, we show that BMPER is permissive and necessary for Smad 1/5 phosphorylation and induces Erk1/2 activation. Most interestingly, BMPER is necessary for BMP-4 to exert its activating role in endothelial function and to induce Smad 1/5 activation. Vice versa, BMP-4 is necessary for BMPER activity. Taken together, BMPER is a dose-dependent endothelial cell activator that plays a unique and pivotal role in fine-tuning BMP activity in angiogenesis.","container-title":"Circulation Research","DOI":"10.1161/CIRCRESAHA.108.178434","issue":"8","note":"publisher: American Heart Association","page":"804-812","source":"www-ahajournals-org.ezproxy1.library.arizona.edu (Atypon)","title":"BMPER Is an Endothelial Cell Regulator and Controls Bone Morphogenetic Protein-4–Dependent Angiogenesis","volume":"103","author":[{"family":"Heinke","given":"Jennifer"},{"family":"Wehofsits","given":"Leonie"},{"family":"Zhou","given":"Qian"},{"family":"Zoeller","given":"Christoph"},{"family":"Baar","given":"Kim-Miriam"},{"family":"Helbing","given":"Thomas"},{"family":"Laib","given":"Anna"},{"family":"Augustin","given":"Hellmut"},{"family":"Bode","given":"Christoph"},{"family":"Patterson","given":"Cam"},{"family":"Moser","given":"Martin"}],"issued":{"date-parts":[["2008",10,10]]}}}],"schema":"https://github.com/citation-style-language/schema/raw/master/csl-citation.json"} </w:instrText>
      </w:r>
      <w:r w:rsidR="00B305A8">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32</w:t>
      </w:r>
      <w:r w:rsidR="002176CC" w:rsidRPr="002176CC">
        <w:rPr>
          <w:rFonts w:eastAsiaTheme="minorHAnsi"/>
          <w14:ligatures w14:val="standardContextual"/>
        </w:rPr>
        <w:t>)</w:t>
      </w:r>
      <w:r w:rsidR="00B305A8">
        <w:fldChar w:fldCharType="end"/>
      </w:r>
      <w:r w:rsidR="00B305A8">
        <w:t xml:space="preserve">. It also </w:t>
      </w:r>
      <w:r w:rsidR="00FF7A3C">
        <w:t xml:space="preserve">regulates dysregulated systemic inflammation at injury sites </w:t>
      </w:r>
      <w:r w:rsidR="00B305A8">
        <w:fldChar w:fldCharType="begin"/>
      </w:r>
      <w:r w:rsidR="002176CC">
        <w:instrText xml:space="preserve"> ADDIN ZOTERO_ITEM CSL_CITATION {"citationID":"v7z7sgPO","properties":{"formattedCitation":"({\\i{}33})","plainCitation":"(33)","noteIndex":0},"citationItems":[{"id":1153,"uris":["http://zotero.org/users/15902993/items/YZ36DEZ4"],"itemData":{"id":1153,"type":"article-journal","abstract":"Objective—Bacterial endotoxin (lipopolysaccharide)-mediated sepsis involves dysregulated systemic inflammation, which injures the lung and other organs, often fatally. Vascular endothelial cells act as both targets and mediators of lipopolysaccharide-induced inflammatory responses. Dysfunction of endothelium results in increases of proinflammatory cytokine production and permeability leakage. BMPER (bone morphogenetic protein–binding endothelial regulator), an extracellular modulator of bone morphogenetic protein signaling, has been identified as a vital component in chronic endothelial inflammatory responses and atherosclerosis. However, it is unclear whether BMPER also regulates inflammatory response in an acute setting such as sepsis. To address this question, we investigated the role of BMPER during lipopolysaccharide-induced acute lung injury.Approach and Results—Mice missing 1 allele of BMPER (BMPER+/− mice used in the place of BMPER−/− mice that die at birth) were used for lipopolysaccharide challenge. Lipopolysaccharide-induced pulmonary inflammation and injury was reduced in BMPER+/− mice as shown by several measures, including survival rate, infiltration of inflammatory cells, edema, and production of proinflammatory cytokines. Mechanistically, we have demonstrated that BMPER is required and sufficient for the activation of nuclear factor of activated T cells c1. This BMPER-induced nuclear factor of activated T cells activation is coordinated by multiple signaling pathways, including bone morphogenetic protein–independent low-density lipoprotein receptor–related protein 1-extracellular signal-regulated kinase activation, calcineurin signaling, and low-density lipoprotein receptor–related protein 1β–mediated nuclear factor 45 nuclear export in response to BMPER treatment.Conclusions—We conclude that BMPER plays a pivotal role in pulmonary inflammatory response, which provides new therapeutic options against sepsis shock. The new signaling pathway initiated by BMPER/low-density lipoprotein receptor–related protein 1 axis broadens our understanding about BMPER’s role in vascular homeostasis.","container-title":"Arteriosclerosis, Thrombosis, and Vascular Biology","DOI":"10.1161/ATVBAHA.117.309521","issue":"8","note":"publisher: American Heart Association","page":"1524-1535","source":"www-ahajournals-org.ezproxy1.library.arizona.edu (Atypon)","title":"LRP1-Dependent BMPER Signaling Regulates Lipopolysaccharide-Induced Vascular Inflammation","volume":"37","author":[{"family":"Lockyer","given":"Pamela"},{"family":"Mao","given":"Hua"},{"family":"Fan","given":"Qiying"},{"family":"Li","given":"Luge"},{"family":"Yu-Lee","given":"Li-Yuan"},{"family":"Eissa","given":"N. Tony"},{"family":"Patterson","given":"Cam"},{"family":"Xie","given":"Liang"},{"family":"Pi","given":"Xinchun"}],"issued":{"date-parts":[["2017",8]]}}}],"schema":"https://github.com/citation-style-language/schema/raw/master/csl-citation.json"} </w:instrText>
      </w:r>
      <w:r w:rsidR="00B305A8">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33</w:t>
      </w:r>
      <w:r w:rsidR="002176CC" w:rsidRPr="002176CC">
        <w:rPr>
          <w:rFonts w:eastAsiaTheme="minorHAnsi"/>
          <w14:ligatures w14:val="standardContextual"/>
        </w:rPr>
        <w:t>)</w:t>
      </w:r>
      <w:r w:rsidR="00B305A8">
        <w:fldChar w:fldCharType="end"/>
      </w:r>
      <w:r w:rsidR="00B305A8">
        <w:t xml:space="preserve">. </w:t>
      </w:r>
      <w:r w:rsidR="00BF0E11" w:rsidRPr="00141FA8">
        <w:rPr>
          <w:i/>
          <w:iCs/>
        </w:rPr>
        <w:t>TENM3</w:t>
      </w:r>
      <w:r w:rsidR="00BF0E11">
        <w:t xml:space="preserve"> encodes the protein </w:t>
      </w:r>
      <w:proofErr w:type="spellStart"/>
      <w:r w:rsidR="00BF0E11" w:rsidRPr="00BF0E11">
        <w:t>Teneurin</w:t>
      </w:r>
      <w:proofErr w:type="spellEnd"/>
      <w:r w:rsidR="00BF0E11" w:rsidRPr="00BF0E11">
        <w:t xml:space="preserve"> Transmembrane Protein 3</w:t>
      </w:r>
      <w:r w:rsidR="00FF7A3C">
        <w:t xml:space="preserve"> which influences the developing craniofacial mesenchyme and dermis </w:t>
      </w:r>
      <w:r w:rsidR="00FF7A3C">
        <w:fldChar w:fldCharType="begin"/>
      </w:r>
      <w:r w:rsidR="002176CC">
        <w:instrText xml:space="preserve"> ADDIN ZOTERO_ITEM CSL_CITATION {"citationID":"89JVGYpA","properties":{"formattedCitation":"({\\i{}34}, {\\i{}35})","plainCitation":"(34, 35)","noteIndex":0},"citationItems":[{"id":1147,"uris":["http://zotero.org/users/15902993/items/5KYWLPV3"],"itemData":{"id":1147,"type":"article-journal","abstract":"Teneurins are a novel family of transmembrane proteins expressed during pattern formation and morphogenesis. Originally discovered as ten-m and ten-a in Drosophila, four vertebrate teneurins as well as a Caenorhabditis elegans homologue were identified. The conserved domain architecture of teneurins includes an intracellular domain containing polyproline motifs. The long extracellular domain consists of eight EGF-like repeats, a region of conserved cysteines and unique YD-repeats. Vertebrate teneurins are most prominently expressed in the developing central nervous system, but are also expressed in developing limbs. In C. elegans, RNAi experiments and studies of mutants reveal that teneurins are required during fundamental developmental processes like cell migration and axon pathfinding. Cell culture experiments suggest that the intracellular domain of teneurins translocates to the nucleus following release from the membrane by proteolytic processing. Interestingly, the human teneurin-1 gene is located on the X-chromosome in a region where several families with X-linked mental retardation are mapped.","container-title":"The International Journal of Biochemistry &amp; Cell Biology","DOI":"10.1016/j.biocel.2006.09.012","ISSN":"1357-2725","issue":"2","journalAbbreviation":"The International Journal of Biochemistry &amp; Cell Biology","page":"292-297","source":"ScienceDirect","title":"Teneurins: Transmembrane proteins with fundamental roles in development","title-short":"Teneurins","volume":"39","author":[{"family":"Tucker","given":"Richard P."},{"family":"Kenzelmann","given":"Daniela"},{"family":"Trzebiatowska","given":"Agnieszka"},{"family":"Chiquet-Ehrismann","given":"Ruth"}],"issued":{"date-parts":[["2007",1,1]]}}},{"id":1150,"uris":["http://zotero.org/users/15902993/items/I26M6R7Y"],"itemData":{"id":1150,"type":"article-journal","abstract":"The Drosophila pair-rule gene odz (Tenm) has many patterning roles throughout development. We have identified four mammalian homologs of this gene, including one previously described as a mouse ER stress response gene, Doc4 (Wang et al., 1998). The Odz genes encode large polypeptides displaying the hallmarks of Drosophila Odz: a putative signal peptide; eight EGF-like repeats; and a putative transmembrane domain followed by a 1800-amino-acid stretch without homology to any proteins outside of this family. The mouse genes Odz3 and Doc4/Odz4 exhibit partially overlapping, but clearly distinct, embryonic expression patterns. The major embryonic sites of expression are in the nervous system, including the tectum, optic recess, optic stalk, and developing eye. Additional sites of expression include trachea and mesodermally derived tissues, such as mesentery, and forming limb and bone. Expression of the Odz2 gene is restricted to the nervous system. The expression patterns suggest that each of the genes has its own distinct developmental role. Comparisons of Drosophila and vertebrate Odz expression patterns suggest evolutionarily conserved functions.","container-title":"Developmental Biology","DOI":"10.1006/dbio.1999.9532","ISSN":"0012-1606","issue":"1","journalAbbreviation":"Developmental Biology","page":"107-120","source":"ScienceDirect","title":"The Mammalian Odz Gene Family: Homologs of a &lt;i&gt;Drosophila&lt;/i&gt; Pair-Rule Gene with Expression Implying Distinct yet Overlapping Developmental Roles","title-short":"The Mammalian Odz Gene Family","volume":"217","author":[{"family":"Ben-Zur","given":"Tali"},{"family":"Feige","given":"Erez"},{"family":"Motro","given":"Benny"},{"family":"Wides","given":"Ron"}],"issued":{"date-parts":[["2000",1,1]]}}}],"schema":"https://github.com/citation-style-language/schema/raw/master/csl-citation.json"} </w:instrText>
      </w:r>
      <w:r w:rsidR="00FF7A3C">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34</w:t>
      </w:r>
      <w:r w:rsidR="002176CC" w:rsidRPr="002176CC">
        <w:rPr>
          <w:rFonts w:eastAsiaTheme="minorHAnsi"/>
          <w14:ligatures w14:val="standardContextual"/>
        </w:rPr>
        <w:t xml:space="preserve">, </w:t>
      </w:r>
      <w:r w:rsidR="002176CC" w:rsidRPr="002176CC">
        <w:rPr>
          <w:rFonts w:eastAsiaTheme="minorHAnsi"/>
          <w:i/>
          <w:iCs/>
          <w14:ligatures w14:val="standardContextual"/>
        </w:rPr>
        <w:t>35</w:t>
      </w:r>
      <w:r w:rsidR="002176CC" w:rsidRPr="002176CC">
        <w:rPr>
          <w:rFonts w:eastAsiaTheme="minorHAnsi"/>
          <w14:ligatures w14:val="standardContextual"/>
        </w:rPr>
        <w:t>)</w:t>
      </w:r>
      <w:r w:rsidR="00FF7A3C">
        <w:fldChar w:fldCharType="end"/>
      </w:r>
      <w:r w:rsidR="00FF7A3C">
        <w:t>.</w:t>
      </w:r>
      <w:r w:rsidR="00B305A8">
        <w:t xml:space="preserve"> </w:t>
      </w:r>
      <w:r w:rsidR="00B305A8" w:rsidRPr="00141FA8">
        <w:rPr>
          <w:i/>
          <w:iCs/>
        </w:rPr>
        <w:t>NUDT4</w:t>
      </w:r>
      <w:r w:rsidR="00B305A8">
        <w:t xml:space="preserve"> encodes the protein </w:t>
      </w:r>
      <w:proofErr w:type="spellStart"/>
      <w:r w:rsidR="00CF18E7" w:rsidRPr="00CF18E7">
        <w:t>Nudix</w:t>
      </w:r>
      <w:proofErr w:type="spellEnd"/>
      <w:r w:rsidR="00CF18E7" w:rsidRPr="00CF18E7">
        <w:t xml:space="preserve"> Hydrolase 4</w:t>
      </w:r>
      <w:r w:rsidR="00CF18E7">
        <w:t xml:space="preserve"> </w:t>
      </w:r>
      <w:r w:rsidR="00B305A8">
        <w:t xml:space="preserve">and has been identified as a key gene involved in sepsis </w:t>
      </w:r>
      <w:r w:rsidR="00B305A8">
        <w:fldChar w:fldCharType="begin"/>
      </w:r>
      <w:r w:rsidR="002176CC">
        <w:instrText xml:space="preserve"> ADDIN ZOTERO_ITEM CSL_CITATION {"citationID":"5NMbp21x","properties":{"formattedCitation":"({\\i{}36})","plainCitation":"(36)","noteIndex":0},"citationItems":[{"id":1157,"uris":["http://zotero.org/users/15902993/items/V9W4IKQR"],"itemData":{"id":1157,"type":"article-journal","abstract":"Sepsis is a highly heterogeneous disease and a major factor in increasing mortality from infection. N7-Methylguanosine (m7G) is a widely RNA modification in eukaryotes, which involved in regulation of different biological processes. Researchers have found that m7G methylation contributes to a variety of human diseases, but its research in sepsis is still limited. Here, we aim to establish the molecular classification of m7G gene-related sepsis, reveal its heterogeneity and explore the underlying mechanism. We first identified eight m7G related prognostic genes, and identified two different molecular subtypes of sepsis through Consensus Clustering. Among them, the prognosis of C2 subtype is worse than that of C1 subtype. The signal pathways enriched by the two subtypes were analyzed by ssGSEA, and the results showed that the amino acid metabolism activity of C2 subtype was more active than that of C1 subtype. In addition, the difference of immune microenvironment among different subtypes was explored through CIBERSORT algorithm, and the results showed that the contents of macrophages M0 and NK cells activated were significantly increased in C2 subtype, while the content of NK cells resting decreased significantly in C2 subtype. We further explored the relationship between immune regulatory genes and inflammation related genes between C2 subtype and C1 subtype, and found that C2 subtype showed higher expression of immune regulatory genes and inflammation related genes. Finally, we screened the key genes in sepsis by WGCNA analysis, namely NUDT4 and PARN, and verified their expression patterns in sepsis in the datasets GSE131761 and GSE65682. The RT-PCR test further confirmed the increased expression of NUDTA4 in sepsis patients. In conclusion, sepsis clustering based on eight m7G-related genes can well distinguish the heterogeneity of sepsis patients and help guide the personalized treatment of sepsis patients.","container-title":"Frontiers in Genetics","DOI":"10.3389/fgene.2022.1021770","ISSN":"1664-8021","journalAbbreviation":"Front. Genet.","language":"English","note":"publisher: Frontiers","source":"Frontiers","title":"Construction of m7G subtype classification on heterogeneity of sepsis","URL":"https://www.frontiersin.org/journals/genetics/articles/10.3389/fgene.2022.1021770/full","volume":"13","author":[{"family":"Gong","given":"Jinru"},{"family":"Yang","given":"Jiasheng"},{"family":"He","given":"Yaowei"},{"family":"Chen","given":"Xiaoxuan"},{"family":"Yang","given":"Guangyu"},{"family":"Sun","given":"Ruilin"}],"accessed":{"date-parts":[["2025",5,26]]},"issued":{"date-parts":[["2022",11,24]]}}}],"schema":"https://github.com/citation-style-language/schema/raw/master/csl-citation.json"} </w:instrText>
      </w:r>
      <w:r w:rsidR="00B305A8">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36</w:t>
      </w:r>
      <w:r w:rsidR="002176CC" w:rsidRPr="002176CC">
        <w:rPr>
          <w:rFonts w:eastAsiaTheme="minorHAnsi"/>
          <w14:ligatures w14:val="standardContextual"/>
        </w:rPr>
        <w:t>)</w:t>
      </w:r>
      <w:r w:rsidR="00B305A8">
        <w:fldChar w:fldCharType="end"/>
      </w:r>
      <w:r w:rsidR="00B305A8">
        <w:t xml:space="preserve">, </w:t>
      </w:r>
      <w:r w:rsidR="00CF18E7">
        <w:t xml:space="preserve">and is correlated with the abundance of various immune cells </w:t>
      </w:r>
      <w:r w:rsidR="00CF18E7">
        <w:fldChar w:fldCharType="begin"/>
      </w:r>
      <w:r w:rsidR="002176CC">
        <w:instrText xml:space="preserve"> ADDIN ZOTERO_ITEM CSL_CITATION {"citationID":"paT7Spgd","properties":{"formattedCitation":"({\\i{}37})","plainCitation":"(37)","noteIndex":0},"citationItems":[{"id":1159,"uris":["http://zotero.org/users/15902993/items/8KX7ABAB"],"itemData":{"id":1159,"type":"article-journal","container-title":"Heliyon","DOI":"10.1016/j.heliyon.2024.e40870","ISSN":"2405-8440","issue":"1","journalAbbreviation":"Heliyon","language":"English","note":"publisher: Elsevier","source":"www.cell.com","title":"Identification of lethality-related m7G methylation modification patterns and the regulatory features of immune microenvironment in sepsis","URL":"https://www.cell.com/heliyon/abstract/S2405-8440(24)16901-0","volume":"11","author":[{"family":"Wang","given":"Dan"},{"family":"Huo","given":"Rujie"},{"family":"Ye","given":"Lu"}],"accessed":{"date-parts":[["2025",5,26]]},"issued":{"date-parts":[["2025",1,15]]}}}],"schema":"https://github.com/citation-style-language/schema/raw/master/csl-citation.json"} </w:instrText>
      </w:r>
      <w:r w:rsidR="00CF18E7">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37</w:t>
      </w:r>
      <w:r w:rsidR="002176CC" w:rsidRPr="002176CC">
        <w:rPr>
          <w:rFonts w:eastAsiaTheme="minorHAnsi"/>
          <w14:ligatures w14:val="standardContextual"/>
        </w:rPr>
        <w:t>)</w:t>
      </w:r>
      <w:r w:rsidR="00CF18E7">
        <w:fldChar w:fldCharType="end"/>
      </w:r>
      <w:r w:rsidR="00CF18E7">
        <w:t xml:space="preserve">, and is also upregulated during erythropoiesis </w:t>
      </w:r>
      <w:r w:rsidR="00CF18E7">
        <w:fldChar w:fldCharType="begin"/>
      </w:r>
      <w:r w:rsidR="002176CC">
        <w:instrText xml:space="preserve"> ADDIN ZOTERO_ITEM CSL_CITATION {"citationID":"kR4Ux1OY","properties":{"formattedCitation":"({\\i{}38})","plainCitation":"(38)","noteIndex":0},"citationItems":[{"id":1161,"uris":["http://zotero.org/users/15902993/items/YSHJ9P6P"],"itemData":{"id":1161,"type":"article-journal","abstract":"Erythroid differentiation is a dynamic and complex process in which a pluripotent stem cell undergoes a series of developmental changes that commit it to a specific lineage. These alterations involve changes in gene expression profiles. Extensive studies have led to a considerable understanding of the cellular and molecular control of hemoglobin production during red blood cell differentiation, however, a complete understanding of human erythropoiesis will require a robust description of the entire transcriptome of these cells during differentiation. From a global point of view of cell metabolic regulation, where genomic information could be complemented with gene expression, the use of methods that enable quantification of the entire transcriptome of the red blood cell during differentiation is of great importance. In this study, the gene expression profiles during differentiation of Human erythroid cells of a normal blood donor in a two-phase liquid culture (Fibach &amp;amp; Rachmilewitz, 1993) were evaluated using Serial analysis of gene expression (SAGE). Global gene expression was evaluated in cells collected immediately before the addition of erythropoeitin (0 hour) and 192 and 336 hours after the addition of this hormone. We generated a total of 30512 tags at 0h, 30117 tags at 192h and 30189 tags at 336h, representing 12026, 11709 and 11337 unique tags, respectively. In the 0h library, a high expression of ferritin genes and CD74 antigen gene was observed. As expected, the expression of globin genes started during intermediate stages of differentiation (predominantly basophilic erythroblasts) and were the most expressed genes at the end of the culture (predominantly orthocromatic erythroblasts). Ribosomal genes were the most expressed genes at 192 hours, indicating an increase in protein synthesis. To identify the genes that were differentially expressed between the libraries, a P value &amp;lt; 0.01 and fold ≥ 5 were considered as statistically significant. In the comparison of the 0h and 192h libraries, 179 differentially expressed transcripts were identified. From these genes, in addition to the globin genes, we found an up-regulation of several genes related to protein binding (LXN, GSTM3, and TRIP6), transcription factor (GATA-1), hydrolase activity (TPSAB1), ion transport (SLC12A9) and regulation of apoptosis (PRDX2). Comparing the 192h and 336h libraries, 103 differentially expressed transcripts were identified. The up-regulated genes were generally related to hemoglobin synthesis, such as ALAS2, involved in the biosynthesis of the heme group or related to intracellular transport such as MSCP and NUDT4 and cell differentiation such as GDF15. The transcription of some of these genes, such as SLC12A9, TRB3, EYA3 and TWIST2 are described for the first time during erythroid differentiation. The results indicated that the global aspects of the transcriptome were similar during differentiation for the majority of the genes and that probably a relative small set of genes is involved in the modification of erythroid cells during differentiation. The results of this study amplify the previous published data (Komor et al, 2005) and may contribute to the comprehension of erythroid differentiation and identification of new target genes involved in some erythroid diseases.","container-title":"Blood","DOI":"10.1182/blood.V110.11.4074.4074","ISSN":"0006-4971","issue":"11","journalAbbreviation":"Blood","page":"4074","source":"Silverchair","title":"Global Gene Expression Revealed a Set of Genes Involved in the Modification of Cells during Erythropoiesis.","volume":"110","author":[{"family":"Cunha","given":"Anderson F."},{"family":"Brugnerotto","given":"Ana F."},{"family":"Duarte","given":"Adriana S.S."},{"family":"Costa","given":"Gustavo G.L."},{"family":"Saad","given":"Sara T.O."},{"family":"Costa","given":"Fernando F."}],"issued":{"date-parts":[["2007",11,16]]}}}],"schema":"https://github.com/citation-style-language/schema/raw/master/csl-citation.json"} </w:instrText>
      </w:r>
      <w:r w:rsidR="00CF18E7">
        <w:fldChar w:fldCharType="separate"/>
      </w:r>
      <w:r w:rsidR="002176CC" w:rsidRPr="002176CC">
        <w:rPr>
          <w:rFonts w:eastAsiaTheme="minorHAnsi"/>
          <w14:ligatures w14:val="standardContextual"/>
        </w:rPr>
        <w:t>(</w:t>
      </w:r>
      <w:r w:rsidR="002176CC" w:rsidRPr="002176CC">
        <w:rPr>
          <w:rFonts w:eastAsiaTheme="minorHAnsi"/>
          <w:i/>
          <w:iCs/>
          <w14:ligatures w14:val="standardContextual"/>
        </w:rPr>
        <w:t>38</w:t>
      </w:r>
      <w:r w:rsidR="002176CC" w:rsidRPr="002176CC">
        <w:rPr>
          <w:rFonts w:eastAsiaTheme="minorHAnsi"/>
          <w14:ligatures w14:val="standardContextual"/>
        </w:rPr>
        <w:t>)</w:t>
      </w:r>
      <w:r w:rsidR="00CF18E7">
        <w:fldChar w:fldCharType="end"/>
      </w:r>
      <w:r w:rsidR="00CF18E7">
        <w:t>.</w:t>
      </w:r>
      <w:r w:rsidR="00BE0412">
        <w:t xml:space="preserve"> We identified CpG sites with relatively high F</w:t>
      </w:r>
      <w:r w:rsidR="00BE0412" w:rsidRPr="00BE0412">
        <w:rPr>
          <w:vertAlign w:val="subscript"/>
        </w:rPr>
        <w:t>ST</w:t>
      </w:r>
      <w:r w:rsidR="00BE0412">
        <w:t xml:space="preserve"> values within the intronic regions of each of the three genes in each of the three species (</w:t>
      </w:r>
      <w:ins w:id="445" w:author="Danny Jackson (Student)" w:date="2025-06-24T12:21:00Z" w16du:dateUtc="2025-06-24T19:21:00Z">
        <w:r w:rsidR="00101EAE">
          <w:t>Fig.</w:t>
        </w:r>
      </w:ins>
      <w:ins w:id="446" w:author="Danny Jackson (Student)" w:date="2025-06-24T12:20:00Z" w16du:dateUtc="2025-06-24T19:20:00Z">
        <w:r w:rsidR="00101EAE">
          <w:t xml:space="preserve"> 2</w:t>
        </w:r>
      </w:ins>
      <w:ins w:id="447" w:author="Danny Jackson (Student)" w:date="2025-06-24T12:21:00Z" w16du:dateUtc="2025-06-24T19:21:00Z">
        <w:r w:rsidR="00101EAE">
          <w:t>B</w:t>
        </w:r>
      </w:ins>
      <w:ins w:id="448" w:author="Danny Jackson (Student)" w:date="2025-06-24T12:20:00Z" w16du:dateUtc="2025-06-24T19:20:00Z">
        <w:r w:rsidR="00101EAE">
          <w:t xml:space="preserve">, </w:t>
        </w:r>
      </w:ins>
      <w:del w:id="449" w:author="Danny Jackson (Student)" w:date="2025-06-24T12:19:00Z" w16du:dateUtc="2025-06-24T19:19:00Z">
        <w:r w:rsidR="00BE0412" w:rsidDel="00101EAE">
          <w:delText>Supplementary Table XXX</w:delText>
        </w:r>
      </w:del>
      <w:ins w:id="450" w:author="Danny Jackson (Student)" w:date="2025-06-24T12:24:00Z" w16du:dateUtc="2025-06-24T19:24:00Z">
        <w:r w:rsidR="00101EAE">
          <w:t>table</w:t>
        </w:r>
      </w:ins>
      <w:ins w:id="451" w:author="Danny Jackson (Student)" w:date="2025-06-24T12:19:00Z" w16du:dateUtc="2025-06-24T19:19:00Z">
        <w:r w:rsidR="00101EAE">
          <w:t xml:space="preserve"> S3</w:t>
        </w:r>
      </w:ins>
      <w:r w:rsidR="00BE0412">
        <w:t xml:space="preserve">). </w:t>
      </w:r>
      <w:ins w:id="452" w:author="Danny Jackson (Student)" w:date="2025-06-24T11:41:00Z" w16du:dateUtc="2025-06-24T18:41:00Z">
        <w:r w:rsidR="00AF64B8">
          <w:t>While all three species showed selection on these three genes, distinct alleles were under selection with little consistency in the directional change of allele frequencies</w:t>
        </w:r>
      </w:ins>
      <w:ins w:id="453" w:author="Danny Jackson (Student)" w:date="2025-06-24T12:21:00Z" w16du:dateUtc="2025-06-24T19:21:00Z">
        <w:r w:rsidR="00101EAE">
          <w:t xml:space="preserve"> (Fig. 2C)</w:t>
        </w:r>
      </w:ins>
      <w:ins w:id="454" w:author="Danny Jackson (Student)" w:date="2025-06-24T11:41:00Z" w16du:dateUtc="2025-06-24T18:41:00Z">
        <w:r w:rsidR="00AF64B8">
          <w:t>.</w:t>
        </w:r>
        <w:r w:rsidR="00AF64B8">
          <w:t xml:space="preserve"> </w:t>
        </w:r>
      </w:ins>
      <w:r w:rsidR="00993CAA">
        <w:t xml:space="preserve">All CpG sites in </w:t>
      </w:r>
      <w:r w:rsidR="00993CAA" w:rsidRPr="00141FA8">
        <w:rPr>
          <w:i/>
          <w:iCs/>
        </w:rPr>
        <w:t>NUDT4</w:t>
      </w:r>
      <w:r w:rsidR="00993CAA">
        <w:t xml:space="preserve"> decreased in frequency following invasion of the vampire fly, while CpG sites in </w:t>
      </w:r>
      <w:r w:rsidR="00993CAA" w:rsidRPr="00141FA8">
        <w:rPr>
          <w:i/>
          <w:iCs/>
        </w:rPr>
        <w:t>BMPER</w:t>
      </w:r>
      <w:r w:rsidR="00993CAA">
        <w:t xml:space="preserve"> and </w:t>
      </w:r>
      <w:r w:rsidR="00993CAA" w:rsidRPr="00141FA8">
        <w:rPr>
          <w:i/>
          <w:iCs/>
        </w:rPr>
        <w:t>TENM3</w:t>
      </w:r>
      <w:r w:rsidR="00993CAA">
        <w:t xml:space="preserve"> decreased for the small tree finch, increased for the vegetarian finch, and both increased and decreased for the medium ground finch</w:t>
      </w:r>
      <w:del w:id="455" w:author="Danny Jackson (Student)" w:date="2025-06-24T12:21:00Z" w16du:dateUtc="2025-06-24T19:21:00Z">
        <w:r w:rsidR="00993CAA" w:rsidDel="00101EAE">
          <w:delText xml:space="preserve"> </w:delText>
        </w:r>
        <w:r w:rsidR="00CB5036" w:rsidDel="00101EAE">
          <w:delText xml:space="preserve">(Figure </w:delText>
        </w:r>
        <w:r w:rsidR="00993CAA" w:rsidDel="00101EAE">
          <w:delText>2</w:delText>
        </w:r>
        <w:r w:rsidR="00CB5036" w:rsidDel="00101EAE">
          <w:delText>)</w:delText>
        </w:r>
      </w:del>
      <w:r w:rsidR="00BE0412">
        <w:t xml:space="preserve">. In the small tree finch, we also identified a CpG site within the 5’-UTR of </w:t>
      </w:r>
      <w:r w:rsidR="00BE0412" w:rsidRPr="00141FA8">
        <w:rPr>
          <w:i/>
          <w:iCs/>
        </w:rPr>
        <w:t>NUDT4</w:t>
      </w:r>
      <w:r w:rsidR="00BE0412">
        <w:t xml:space="preserve"> that decreased from a frequency of 0.4 to 0 in the post-invasion samples.</w:t>
      </w:r>
      <w:r w:rsidR="00993CAA">
        <w:t xml:space="preserve"> These results demonstrate evidence of selection for and against various regulatory sites, with species</w:t>
      </w:r>
      <w:r w:rsidR="008234CA">
        <w:t>-</w:t>
      </w:r>
      <w:r w:rsidR="00993CAA">
        <w:t>specific trends.</w:t>
      </w:r>
      <w:r w:rsidR="00EF7E1F">
        <w:t xml:space="preserve"> </w:t>
      </w:r>
      <w:ins w:id="456" w:author="Danny Jackson (Student)" w:date="2025-06-24T11:41:00Z" w16du:dateUtc="2025-06-24T18:41:00Z">
        <w:r w:rsidR="00AF64B8">
          <w:t xml:space="preserve">This sparse evidence of parallel in selective responses </w:t>
        </w:r>
      </w:ins>
      <w:ins w:id="457" w:author="Danny Jackson (Student)" w:date="2025-06-24T11:42:00Z" w16du:dateUtc="2025-06-24T18:42:00Z">
        <w:r w:rsidR="00AF64B8">
          <w:t xml:space="preserve">across taxa </w:t>
        </w:r>
      </w:ins>
      <w:ins w:id="458" w:author="Danny Jackson (Student)" w:date="2025-06-24T11:41:00Z" w16du:dateUtc="2025-06-24T18:41:00Z">
        <w:r w:rsidR="00AF64B8">
          <w:t>contrasts to</w:t>
        </w:r>
      </w:ins>
      <w:ins w:id="459" w:author="Danny Jackson (Student)" w:date="2025-06-24T12:22:00Z" w16du:dateUtc="2025-06-24T19:22:00Z">
        <w:r w:rsidR="00101EAE">
          <w:t xml:space="preserve"> the stronger </w:t>
        </w:r>
      </w:ins>
      <w:ins w:id="460" w:author="Danny Jackson (Student)" w:date="2025-06-24T11:41:00Z" w16du:dateUtc="2025-06-24T18:41:00Z">
        <w:r w:rsidR="00AF64B8">
          <w:t xml:space="preserve">findings from </w:t>
        </w:r>
      </w:ins>
      <w:ins w:id="461" w:author="Danny Jackson (Student)" w:date="2025-06-24T11:42:00Z" w16du:dateUtc="2025-06-24T18:42:00Z">
        <w:r w:rsidR="00AF64B8">
          <w:t xml:space="preserve">within taxa, such as the parallel allele frequency changes </w:t>
        </w:r>
        <w:r w:rsidR="00AF64B8">
          <w:lastRenderedPageBreak/>
          <w:t xml:space="preserve">in immune genes in </w:t>
        </w:r>
        <w:r w:rsidR="00CD2851">
          <w:t xml:space="preserve">European </w:t>
        </w:r>
        <w:r w:rsidR="00AF64B8">
          <w:t>rabbits</w:t>
        </w:r>
        <w:r w:rsidR="00CD2851">
          <w:t xml:space="preserve"> (</w:t>
        </w:r>
        <w:r w:rsidR="00CD2851" w:rsidRPr="00CD2851">
          <w:rPr>
            <w:i/>
            <w:iCs/>
            <w:rPrChange w:id="462" w:author="Danny Jackson (Student)" w:date="2025-06-24T11:43:00Z" w16du:dateUtc="2025-06-24T18:43:00Z">
              <w:rPr/>
            </w:rPrChange>
          </w:rPr>
          <w:t>Oryctolagus cuniculus</w:t>
        </w:r>
        <w:r w:rsidR="00CD2851">
          <w:t>)</w:t>
        </w:r>
        <w:r w:rsidR="00AF64B8">
          <w:t xml:space="preserve"> in response to </w:t>
        </w:r>
      </w:ins>
      <w:ins w:id="463" w:author="Danny Jackson (Student)" w:date="2025-06-24T11:43:00Z" w16du:dateUtc="2025-06-24T18:43:00Z">
        <w:r w:rsidR="00CD2851">
          <w:t>the m</w:t>
        </w:r>
      </w:ins>
      <w:ins w:id="464" w:author="Danny Jackson (Student)" w:date="2025-06-24T11:42:00Z" w16du:dateUtc="2025-06-24T18:42:00Z">
        <w:r w:rsidR="00AF64B8">
          <w:t>yxoma virus</w:t>
        </w:r>
      </w:ins>
      <w:ins w:id="465" w:author="Danny Jackson (Student)" w:date="2025-06-24T11:43:00Z" w16du:dateUtc="2025-06-24T18:43:00Z">
        <w:r w:rsidR="00CD2851">
          <w:t xml:space="preserve"> </w:t>
        </w:r>
      </w:ins>
      <w:r w:rsidR="00CD2851">
        <w:fldChar w:fldCharType="begin"/>
      </w:r>
      <w:r w:rsidR="00CD2851">
        <w:instrText xml:space="preserve"> ADDIN ZOTERO_ITEM CSL_CITATION {"citationID":"20RSuVDm","properties":{"formattedCitation":"({\\i{}1})","plainCitation":"(1)","noteIndex":0},"citationItems":[{"id":373,"uris":["http://zotero.org/users/15902993/items/5ZD5JCPP"],"itemData":{"id":373,"type":"article-journal","abstract":"In the 1950s the myxoma virus was released into European rabbit populations in Australia and Europe, decimating populations and resulting in the rapid evolution of resistance. We investigated the genetic basis of resistance by comparing the exomes of rabbits collected before and after the pandemic. We found a strong pattern of parallel evolution, with selection on standing genetic variation favoring the same alleles in Australia, France, and the United Kingdom. Many of these changes occurred in immunity-related genes, supporting a polygenic basis of resistance. We experimentally validated the role of several genes in viral replication and showed that selection acting on an interferon protein has increased the protein’s antiviral effect.","container-title":"Science","DOI":"10.1126/science.aau7285","issue":"6433","note":"publisher: American Association for the Advancement of Science","page":"1319-1326","source":"science.org (Atypon)","title":"Parallel adaptation of rabbit populations to myxoma virus","volume":"363","author":[{"family":"Alves","given":"Joel M."},{"family":"Carneiro","given":"Miguel"},{"family":"Cheng","given":"Jade Y."},{"family":"Lemos de Matos","given":"Ana"},{"family":"Rahman","given":"Masmudur M."},{"family":"Loog","given":"Liisa"},{"family":"Campos","given":"Paula F."},{"family":"Wales","given":"Nathan"},{"family":"Eriksson","given":"Anders"},{"family":"Manica","given":"Andrea"},{"family":"Strive","given":"Tanja"},{"family":"Graham","given":"Stephen C."},{"family":"Afonso","given":"Sandra"},{"family":"Bell","given":"Diana J."},{"family":"Belmont","given":"Laura"},{"family":"Day","given":"Jonathan P."},{"family":"Fuller","given":"Susan J."},{"family":"Marchandeau","given":"Stéphane"},{"family":"Palmer","given":"William J."},{"family":"Queney","given":"Guillaume"},{"family":"Surridge","given":"Alison K."},{"family":"Vieira","given":"Filipe G."},{"family":"McFadden","given":"Grant"},{"family":"Nielsen","given":"Rasmus"},{"family":"Gilbert","given":"M. Thomas P."},{"family":"Esteves","given":"Pedro J."},{"family":"Ferrand","given":"Nuno"},{"family":"Jiggins","given":"Francis M."}],"issued":{"date-parts":[["2019",3,22]]}}}],"schema":"https://github.com/citation-style-language/schema/raw/master/csl-citation.json"} </w:instrText>
      </w:r>
      <w:r w:rsidR="00CD2851">
        <w:fldChar w:fldCharType="separate"/>
      </w:r>
      <w:r w:rsidR="00CD2851" w:rsidRPr="00CD2851">
        <w:rPr>
          <w:rFonts w:eastAsiaTheme="minorHAnsi"/>
          <w14:ligatures w14:val="standardContextual"/>
        </w:rPr>
        <w:t>(</w:t>
      </w:r>
      <w:r w:rsidR="00CD2851" w:rsidRPr="00CD2851">
        <w:rPr>
          <w:rFonts w:eastAsiaTheme="minorHAnsi"/>
          <w:i/>
          <w:iCs/>
          <w14:ligatures w14:val="standardContextual"/>
        </w:rPr>
        <w:t>1</w:t>
      </w:r>
      <w:r w:rsidR="00CD2851" w:rsidRPr="00CD2851">
        <w:rPr>
          <w:rFonts w:eastAsiaTheme="minorHAnsi"/>
          <w14:ligatures w14:val="standardContextual"/>
        </w:rPr>
        <w:t>)</w:t>
      </w:r>
      <w:r w:rsidR="00CD2851">
        <w:fldChar w:fldCharType="end"/>
      </w:r>
      <w:ins w:id="466" w:author="Danny Jackson (Student)" w:date="2025-06-24T11:42:00Z" w16du:dateUtc="2025-06-24T18:42:00Z">
        <w:r w:rsidR="00AF64B8">
          <w:t>.</w:t>
        </w:r>
      </w:ins>
    </w:p>
    <w:p w14:paraId="372A2442" w14:textId="69D83B11" w:rsidR="009827C5" w:rsidRPr="008B4790" w:rsidRDefault="005D7919" w:rsidP="008973F2">
      <w:pPr>
        <w:spacing w:after="160" w:line="278" w:lineRule="auto"/>
        <w:ind w:firstLine="720"/>
      </w:pPr>
      <w:r w:rsidRPr="005D7919">
        <w:t xml:space="preserve">We </w:t>
      </w:r>
      <w:r>
        <w:t>document evidence of</w:t>
      </w:r>
      <w:ins w:id="467" w:author="McNew, Sabrina - (mcnew)" w:date="2025-06-13T16:41:00Z" w16du:dateUtc="2025-06-13T23:41:00Z">
        <w:r w:rsidR="00C22D30">
          <w:t xml:space="preserve"> rapid</w:t>
        </w:r>
      </w:ins>
      <w:r>
        <w:t xml:space="preserve"> selection in response to a novel parasite in</w:t>
      </w:r>
      <w:r w:rsidR="00AA718D">
        <w:t xml:space="preserve"> </w:t>
      </w:r>
      <w:r>
        <w:t>the vegetarian finch</w:t>
      </w:r>
      <w:r w:rsidR="00AA718D">
        <w:t>,</w:t>
      </w:r>
      <w:r>
        <w:t xml:space="preserve"> the only taxa in the clade that does not experience high costs associated with parasitism by the vampire fly. Our </w:t>
      </w:r>
      <w:r w:rsidR="00CD610C">
        <w:t xml:space="preserve">results </w:t>
      </w:r>
      <w:del w:id="468" w:author="Danny Jackson (Student)" w:date="2025-06-19T13:54:00Z" w16du:dateUtc="2025-06-19T20:54:00Z">
        <w:r w:rsidRPr="006F396E" w:rsidDel="00CD610C">
          <w:rPr>
            <w:strike/>
            <w:rPrChange w:id="469" w:author="McNew, Sabrina - (mcnew)" w:date="2025-06-14T11:31:00Z" w16du:dateUtc="2025-06-14T18:31:00Z">
              <w:rPr/>
            </w:rPrChange>
          </w:rPr>
          <w:delText xml:space="preserve"> </w:delText>
        </w:r>
        <w:commentRangeStart w:id="470"/>
        <w:r w:rsidR="00AA718D" w:rsidRPr="006F396E" w:rsidDel="00CD610C">
          <w:rPr>
            <w:strike/>
            <w:rPrChange w:id="471" w:author="McNew, Sabrina - (mcnew)" w:date="2025-06-14T11:31:00Z" w16du:dateUtc="2025-06-14T18:31:00Z">
              <w:rPr/>
            </w:rPrChange>
          </w:rPr>
          <w:delText>show</w:delText>
        </w:r>
        <w:r w:rsidRPr="006F396E" w:rsidDel="00CD610C">
          <w:rPr>
            <w:strike/>
            <w:rPrChange w:id="472" w:author="McNew, Sabrina - (mcnew)" w:date="2025-06-14T11:31:00Z" w16du:dateUtc="2025-06-14T18:31:00Z">
              <w:rPr/>
            </w:rPrChange>
          </w:rPr>
          <w:delText xml:space="preserve"> that this tolerance evolved</w:delText>
        </w:r>
        <w:r w:rsidDel="00CD610C">
          <w:delText xml:space="preserve"> </w:delText>
        </w:r>
      </w:del>
      <w:commentRangeEnd w:id="470"/>
      <w:r w:rsidR="006F396E">
        <w:t xml:space="preserve">suggest that </w:t>
      </w:r>
      <w:r w:rsidR="00DB0332">
        <w:t xml:space="preserve">this host’s tolerance to parasitism may have increased over time </w:t>
      </w:r>
      <w:r w:rsidR="006F396E" w:rsidRPr="00CD610C">
        <w:commentReference w:id="470"/>
      </w:r>
      <w:r>
        <w:t>through selection on</w:t>
      </w:r>
      <w:r w:rsidR="00FD2025">
        <w:t xml:space="preserve"> standing variation in regulatory regions of </w:t>
      </w:r>
      <w:r>
        <w:t xml:space="preserve">angiogenesis and </w:t>
      </w:r>
      <w:r w:rsidR="00FD2025">
        <w:t xml:space="preserve">clotting genes. </w:t>
      </w:r>
      <w:r w:rsidR="008973F2">
        <w:t xml:space="preserve">Through comparisons across all three taxa, we document </w:t>
      </w:r>
      <w:r w:rsidR="00C066B7">
        <w:t xml:space="preserve">evidence of </w:t>
      </w:r>
      <w:r w:rsidR="008973F2">
        <w:t xml:space="preserve">parallel </w:t>
      </w:r>
      <w:r w:rsidR="00C066B7">
        <w:t>selection on three genes involved in blood clotting, craniofacial and dermis development, and immune function especially as it relates to sepsis. These findings suggest that fitness reductions are driven by blood loss, tissue damage, and a costly immune response that depletes the limited resources of developing nestlings.</w:t>
      </w:r>
      <w:r w:rsidR="0000626D">
        <w:t xml:space="preserve"> The major implications of our study are that novel parasites drive rapid evolution in hosts, that some similarities emerge across species in their responses to </w:t>
      </w:r>
      <w:r w:rsidR="00E75418">
        <w:t xml:space="preserve">virulent parasites, but that species-specific genetic variation in </w:t>
      </w:r>
      <w:r w:rsidR="009A4C31">
        <w:t>a handful of loci may determine whether a species can evolve tolerance or not.</w:t>
      </w:r>
      <w:r w:rsidR="00E665C7">
        <w:t xml:space="preserve"> </w:t>
      </w:r>
      <w:r w:rsidR="008800F6">
        <w:t xml:space="preserve">Our evidence of early signals of a selective response demonstrates that studies </w:t>
      </w:r>
      <w:r w:rsidR="000922D1">
        <w:t xml:space="preserve">into the early stages of ongoing selective events can illuminate mechanisms of adaptation </w:t>
      </w:r>
      <w:r w:rsidR="00090F21">
        <w:t xml:space="preserve">or the lack thereof for </w:t>
      </w:r>
      <w:r w:rsidR="00E665C7">
        <w:t xml:space="preserve">species </w:t>
      </w:r>
      <w:r w:rsidR="00090F21">
        <w:t xml:space="preserve">that </w:t>
      </w:r>
      <w:r w:rsidR="00E665C7">
        <w:t>face increasing threats from human-introduced parasites</w:t>
      </w:r>
      <w:r w:rsidR="00090F21">
        <w:t>.</w:t>
      </w:r>
    </w:p>
    <w:p w14:paraId="781C8D19" w14:textId="2E25807B" w:rsidR="00BE5998" w:rsidRPr="00AE2530" w:rsidRDefault="00BE5998" w:rsidP="00AE2530">
      <w:pPr>
        <w:spacing w:after="160" w:line="278" w:lineRule="auto"/>
        <w:ind w:firstLine="720"/>
      </w:pPr>
      <w:r>
        <w:rPr>
          <w:b/>
          <w:bCs/>
          <w:u w:val="single"/>
        </w:rPr>
        <w:br w:type="page"/>
      </w:r>
    </w:p>
    <w:p w14:paraId="537E0D88" w14:textId="0A84C79E" w:rsidR="00BE5998" w:rsidRPr="006D17DF" w:rsidRDefault="00BE5998" w:rsidP="00BE5998">
      <w:pPr>
        <w:spacing w:after="160" w:line="278" w:lineRule="auto"/>
      </w:pPr>
      <w:r w:rsidRPr="00BE5998">
        <w:rPr>
          <w:b/>
          <w:bCs/>
          <w:u w:val="single"/>
        </w:rPr>
        <w:lastRenderedPageBreak/>
        <w:t xml:space="preserve">Table </w:t>
      </w:r>
      <w:r w:rsidR="00EC3101">
        <w:rPr>
          <w:b/>
          <w:bCs/>
          <w:u w:val="single"/>
        </w:rPr>
        <w:t>1</w:t>
      </w:r>
      <w:r w:rsidRPr="00BE5998">
        <w:rPr>
          <w:b/>
          <w:bCs/>
          <w:u w:val="single"/>
        </w:rPr>
        <w:t>:</w:t>
      </w:r>
      <w:r w:rsidR="006D17DF" w:rsidRPr="006D17DF">
        <w:rPr>
          <w:b/>
          <w:bCs/>
        </w:rPr>
        <w:t xml:space="preserve"> </w:t>
      </w:r>
      <w:r w:rsidR="006D17DF">
        <w:t>Counts of individuals sequenced and population genetic statistics that compare pre- and post-invasion sequences.</w:t>
      </w:r>
    </w:p>
    <w:tbl>
      <w:tblPr>
        <w:tblStyle w:val="TableGrid"/>
        <w:tblW w:w="9355" w:type="dxa"/>
        <w:tblBorders>
          <w:left w:val="none" w:sz="0" w:space="0" w:color="auto"/>
          <w:right w:val="none" w:sz="0" w:space="0" w:color="auto"/>
          <w:insideV w:val="none" w:sz="0" w:space="0" w:color="auto"/>
        </w:tblBorders>
        <w:tblLook w:val="04A0" w:firstRow="1" w:lastRow="0" w:firstColumn="1" w:lastColumn="0" w:noHBand="0" w:noVBand="1"/>
      </w:tblPr>
      <w:tblGrid>
        <w:gridCol w:w="1771"/>
        <w:gridCol w:w="1670"/>
        <w:gridCol w:w="1930"/>
        <w:gridCol w:w="1979"/>
        <w:gridCol w:w="756"/>
        <w:gridCol w:w="1249"/>
      </w:tblGrid>
      <w:tr w:rsidR="00EC3101" w14:paraId="0D1E61AA" w14:textId="77777777" w:rsidTr="006D17DF">
        <w:tc>
          <w:tcPr>
            <w:tcW w:w="1771" w:type="dxa"/>
          </w:tcPr>
          <w:p w14:paraId="70D669BD" w14:textId="6459527F" w:rsidR="00EC3101" w:rsidRPr="006D17DF" w:rsidRDefault="00EC3101" w:rsidP="00EC3101">
            <w:pPr>
              <w:rPr>
                <w:b/>
                <w:bCs/>
                <w:sz w:val="20"/>
                <w:szCs w:val="20"/>
              </w:rPr>
            </w:pPr>
            <w:r w:rsidRPr="006D17DF">
              <w:rPr>
                <w:b/>
                <w:bCs/>
                <w:sz w:val="20"/>
                <w:szCs w:val="20"/>
              </w:rPr>
              <w:t>Common name</w:t>
            </w:r>
          </w:p>
        </w:tc>
        <w:tc>
          <w:tcPr>
            <w:tcW w:w="1670" w:type="dxa"/>
          </w:tcPr>
          <w:p w14:paraId="1F23B3D1" w14:textId="23E18272" w:rsidR="00EC3101" w:rsidRPr="006D17DF" w:rsidRDefault="00EC3101" w:rsidP="00EC3101">
            <w:pPr>
              <w:rPr>
                <w:b/>
                <w:bCs/>
                <w:sz w:val="20"/>
                <w:szCs w:val="20"/>
              </w:rPr>
            </w:pPr>
            <w:r w:rsidRPr="006D17DF">
              <w:rPr>
                <w:b/>
                <w:bCs/>
                <w:sz w:val="20"/>
                <w:szCs w:val="20"/>
              </w:rPr>
              <w:t>Species</w:t>
            </w:r>
          </w:p>
        </w:tc>
        <w:tc>
          <w:tcPr>
            <w:tcW w:w="1930" w:type="dxa"/>
          </w:tcPr>
          <w:p w14:paraId="21445C68" w14:textId="65BF1023" w:rsidR="00EC3101" w:rsidRPr="006D17DF" w:rsidRDefault="00EC3101" w:rsidP="00EC3101">
            <w:pPr>
              <w:rPr>
                <w:b/>
                <w:bCs/>
                <w:sz w:val="20"/>
                <w:szCs w:val="20"/>
              </w:rPr>
            </w:pPr>
            <w:r w:rsidRPr="006D17DF">
              <w:rPr>
                <w:b/>
                <w:bCs/>
                <w:sz w:val="20"/>
                <w:szCs w:val="20"/>
              </w:rPr>
              <w:t>N</w:t>
            </w:r>
            <w:r w:rsidR="006D17DF" w:rsidRPr="006D17DF">
              <w:rPr>
                <w:b/>
                <w:bCs/>
                <w:sz w:val="20"/>
                <w:szCs w:val="20"/>
              </w:rPr>
              <w:t>o.</w:t>
            </w:r>
            <w:r w:rsidR="00945590" w:rsidRPr="006D17DF">
              <w:rPr>
                <w:b/>
                <w:bCs/>
                <w:i/>
                <w:iCs/>
                <w:sz w:val="20"/>
                <w:szCs w:val="20"/>
              </w:rPr>
              <w:t xml:space="preserve"> </w:t>
            </w:r>
            <w:r w:rsidR="006D17DF">
              <w:rPr>
                <w:b/>
                <w:bCs/>
                <w:sz w:val="20"/>
                <w:szCs w:val="20"/>
              </w:rPr>
              <w:t>p</w:t>
            </w:r>
            <w:r w:rsidRPr="006D17DF">
              <w:rPr>
                <w:b/>
                <w:bCs/>
                <w:sz w:val="20"/>
                <w:szCs w:val="20"/>
              </w:rPr>
              <w:t xml:space="preserve">re-invasion </w:t>
            </w:r>
          </w:p>
        </w:tc>
        <w:tc>
          <w:tcPr>
            <w:tcW w:w="1979" w:type="dxa"/>
          </w:tcPr>
          <w:p w14:paraId="57FA2B2C" w14:textId="2D9DA3B8" w:rsidR="00EC3101" w:rsidRPr="006D17DF" w:rsidRDefault="00EC3101" w:rsidP="00EC3101">
            <w:pPr>
              <w:rPr>
                <w:b/>
                <w:bCs/>
                <w:sz w:val="20"/>
                <w:szCs w:val="20"/>
              </w:rPr>
            </w:pPr>
            <w:r w:rsidRPr="006D17DF">
              <w:rPr>
                <w:b/>
                <w:bCs/>
                <w:sz w:val="20"/>
                <w:szCs w:val="20"/>
              </w:rPr>
              <w:t>N</w:t>
            </w:r>
            <w:r w:rsidR="006D17DF" w:rsidRPr="006D17DF">
              <w:rPr>
                <w:b/>
                <w:bCs/>
                <w:sz w:val="20"/>
                <w:szCs w:val="20"/>
              </w:rPr>
              <w:t>o.</w:t>
            </w:r>
            <w:r w:rsidR="00945590" w:rsidRPr="006D17DF">
              <w:rPr>
                <w:b/>
                <w:bCs/>
                <w:sz w:val="20"/>
                <w:szCs w:val="20"/>
              </w:rPr>
              <w:t xml:space="preserve"> </w:t>
            </w:r>
            <w:r w:rsidR="006D17DF" w:rsidRPr="006D17DF">
              <w:rPr>
                <w:b/>
                <w:bCs/>
                <w:sz w:val="20"/>
                <w:szCs w:val="20"/>
              </w:rPr>
              <w:t>post-invasion</w:t>
            </w:r>
            <w:r w:rsidRPr="006D17DF">
              <w:rPr>
                <w:b/>
                <w:bCs/>
                <w:sz w:val="20"/>
                <w:szCs w:val="20"/>
              </w:rPr>
              <w:t xml:space="preserve"> </w:t>
            </w:r>
          </w:p>
        </w:tc>
        <w:tc>
          <w:tcPr>
            <w:tcW w:w="756" w:type="dxa"/>
          </w:tcPr>
          <w:p w14:paraId="6CA363DB" w14:textId="456BE9EE" w:rsidR="00EC3101" w:rsidRPr="006D17DF" w:rsidRDefault="00EC3101" w:rsidP="00EC3101">
            <w:pPr>
              <w:rPr>
                <w:b/>
                <w:bCs/>
                <w:sz w:val="20"/>
                <w:szCs w:val="20"/>
              </w:rPr>
            </w:pPr>
            <w:r w:rsidRPr="006D17DF">
              <w:rPr>
                <w:b/>
                <w:bCs/>
                <w:sz w:val="20"/>
                <w:szCs w:val="20"/>
              </w:rPr>
              <w:t>F</w:t>
            </w:r>
            <w:r w:rsidRPr="006D17DF">
              <w:rPr>
                <w:b/>
                <w:bCs/>
                <w:sz w:val="20"/>
                <w:szCs w:val="20"/>
                <w:vertAlign w:val="subscript"/>
              </w:rPr>
              <w:t>ST</w:t>
            </w:r>
          </w:p>
        </w:tc>
        <w:tc>
          <w:tcPr>
            <w:tcW w:w="1249" w:type="dxa"/>
          </w:tcPr>
          <w:p w14:paraId="533AAD7C" w14:textId="77777777" w:rsidR="00EC3101" w:rsidRPr="006D17DF" w:rsidRDefault="00EC3101" w:rsidP="00EC3101">
            <w:pPr>
              <w:rPr>
                <w:b/>
                <w:bCs/>
                <w:sz w:val="20"/>
                <w:szCs w:val="20"/>
              </w:rPr>
            </w:pPr>
            <w:r w:rsidRPr="006D17DF">
              <w:rPr>
                <w:b/>
                <w:bCs/>
                <w:sz w:val="20"/>
                <w:szCs w:val="20"/>
              </w:rPr>
              <w:t>∆Tajima</w:t>
            </w:r>
          </w:p>
        </w:tc>
      </w:tr>
      <w:tr w:rsidR="00EC3101" w14:paraId="22FABAF5" w14:textId="77777777" w:rsidTr="006D17DF">
        <w:tc>
          <w:tcPr>
            <w:tcW w:w="1771" w:type="dxa"/>
          </w:tcPr>
          <w:p w14:paraId="619574A6" w14:textId="77777777" w:rsidR="00EC3101" w:rsidRPr="006D17DF" w:rsidRDefault="00EC3101" w:rsidP="00EC3101">
            <w:pPr>
              <w:rPr>
                <w:sz w:val="20"/>
                <w:szCs w:val="20"/>
              </w:rPr>
            </w:pPr>
            <w:r w:rsidRPr="006D17DF">
              <w:rPr>
                <w:sz w:val="20"/>
                <w:szCs w:val="20"/>
              </w:rPr>
              <w:t>Vegetarian finch</w:t>
            </w:r>
          </w:p>
        </w:tc>
        <w:tc>
          <w:tcPr>
            <w:tcW w:w="1670" w:type="dxa"/>
          </w:tcPr>
          <w:p w14:paraId="6056C272" w14:textId="65F85946" w:rsidR="00EC3101" w:rsidRPr="006D17DF" w:rsidRDefault="00EC3101" w:rsidP="00EC3101">
            <w:pPr>
              <w:rPr>
                <w:i/>
                <w:iCs/>
                <w:sz w:val="20"/>
                <w:szCs w:val="20"/>
              </w:rPr>
            </w:pPr>
            <w:proofErr w:type="spellStart"/>
            <w:r w:rsidRPr="006D17DF">
              <w:rPr>
                <w:i/>
                <w:iCs/>
                <w:sz w:val="20"/>
                <w:szCs w:val="20"/>
              </w:rPr>
              <w:t>Platyspiza</w:t>
            </w:r>
            <w:proofErr w:type="spellEnd"/>
            <w:r w:rsidRPr="006D17DF">
              <w:rPr>
                <w:i/>
                <w:iCs/>
                <w:sz w:val="20"/>
                <w:szCs w:val="20"/>
              </w:rPr>
              <w:t xml:space="preserve"> crassirostris </w:t>
            </w:r>
          </w:p>
        </w:tc>
        <w:tc>
          <w:tcPr>
            <w:tcW w:w="1930" w:type="dxa"/>
          </w:tcPr>
          <w:p w14:paraId="64C8143F" w14:textId="4C15038E" w:rsidR="00EC3101" w:rsidRPr="006D17DF" w:rsidRDefault="00EC3101" w:rsidP="00EC3101">
            <w:pPr>
              <w:rPr>
                <w:sz w:val="20"/>
                <w:szCs w:val="20"/>
              </w:rPr>
            </w:pPr>
            <w:r w:rsidRPr="006D17DF">
              <w:rPr>
                <w:sz w:val="20"/>
                <w:szCs w:val="20"/>
              </w:rPr>
              <w:t>5</w:t>
            </w:r>
          </w:p>
        </w:tc>
        <w:tc>
          <w:tcPr>
            <w:tcW w:w="1979" w:type="dxa"/>
          </w:tcPr>
          <w:p w14:paraId="30102A99" w14:textId="5D362BB0" w:rsidR="00EC3101" w:rsidRPr="006D17DF" w:rsidRDefault="00EC3101" w:rsidP="00EC3101">
            <w:pPr>
              <w:rPr>
                <w:sz w:val="20"/>
                <w:szCs w:val="20"/>
              </w:rPr>
            </w:pPr>
            <w:r w:rsidRPr="006D17DF">
              <w:rPr>
                <w:sz w:val="20"/>
                <w:szCs w:val="20"/>
              </w:rPr>
              <w:t>9</w:t>
            </w:r>
          </w:p>
        </w:tc>
        <w:tc>
          <w:tcPr>
            <w:tcW w:w="756" w:type="dxa"/>
          </w:tcPr>
          <w:p w14:paraId="3DA8DF7E" w14:textId="33571D6A" w:rsidR="00EC3101" w:rsidRPr="006D17DF" w:rsidRDefault="00EC3101" w:rsidP="00EC3101">
            <w:pPr>
              <w:rPr>
                <w:sz w:val="20"/>
                <w:szCs w:val="20"/>
              </w:rPr>
            </w:pPr>
            <w:r w:rsidRPr="006D17DF">
              <w:rPr>
                <w:sz w:val="20"/>
                <w:szCs w:val="20"/>
              </w:rPr>
              <w:t>0.038</w:t>
            </w:r>
          </w:p>
        </w:tc>
        <w:tc>
          <w:tcPr>
            <w:tcW w:w="1249" w:type="dxa"/>
          </w:tcPr>
          <w:p w14:paraId="1292C0CA" w14:textId="77777777" w:rsidR="00EC3101" w:rsidRPr="006D17DF" w:rsidRDefault="00EC3101" w:rsidP="00EC3101">
            <w:pPr>
              <w:rPr>
                <w:sz w:val="20"/>
                <w:szCs w:val="20"/>
              </w:rPr>
            </w:pPr>
            <w:r w:rsidRPr="006D17DF">
              <w:rPr>
                <w:sz w:val="20"/>
                <w:szCs w:val="20"/>
              </w:rPr>
              <w:t>0.338</w:t>
            </w:r>
          </w:p>
        </w:tc>
      </w:tr>
      <w:tr w:rsidR="00EC3101" w14:paraId="727D4CA3" w14:textId="77777777" w:rsidTr="006D17DF">
        <w:tc>
          <w:tcPr>
            <w:tcW w:w="1771" w:type="dxa"/>
          </w:tcPr>
          <w:p w14:paraId="07E31DFA" w14:textId="77777777" w:rsidR="00EC3101" w:rsidRPr="006D17DF" w:rsidRDefault="00EC3101" w:rsidP="00EC3101">
            <w:pPr>
              <w:rPr>
                <w:sz w:val="20"/>
                <w:szCs w:val="20"/>
              </w:rPr>
            </w:pPr>
            <w:r w:rsidRPr="006D17DF">
              <w:rPr>
                <w:sz w:val="20"/>
                <w:szCs w:val="20"/>
              </w:rPr>
              <w:t>M. ground finch</w:t>
            </w:r>
          </w:p>
        </w:tc>
        <w:tc>
          <w:tcPr>
            <w:tcW w:w="1670" w:type="dxa"/>
          </w:tcPr>
          <w:p w14:paraId="5AB97B61" w14:textId="2A088B76" w:rsidR="00EC3101" w:rsidRPr="006D17DF" w:rsidRDefault="00EC3101" w:rsidP="00EC3101">
            <w:pPr>
              <w:rPr>
                <w:i/>
                <w:iCs/>
                <w:sz w:val="20"/>
                <w:szCs w:val="20"/>
              </w:rPr>
            </w:pPr>
            <w:r w:rsidRPr="006D17DF">
              <w:rPr>
                <w:i/>
                <w:iCs/>
                <w:sz w:val="20"/>
                <w:szCs w:val="20"/>
              </w:rPr>
              <w:t>Geospiza fortis</w:t>
            </w:r>
          </w:p>
        </w:tc>
        <w:tc>
          <w:tcPr>
            <w:tcW w:w="1930" w:type="dxa"/>
          </w:tcPr>
          <w:p w14:paraId="077AABD4" w14:textId="0CA0020C" w:rsidR="00EC3101" w:rsidRPr="006D17DF" w:rsidRDefault="00EC3101" w:rsidP="00EC3101">
            <w:pPr>
              <w:rPr>
                <w:sz w:val="20"/>
                <w:szCs w:val="20"/>
              </w:rPr>
            </w:pPr>
            <w:r w:rsidRPr="006D17DF">
              <w:rPr>
                <w:sz w:val="20"/>
                <w:szCs w:val="20"/>
              </w:rPr>
              <w:t>10</w:t>
            </w:r>
          </w:p>
        </w:tc>
        <w:tc>
          <w:tcPr>
            <w:tcW w:w="1979" w:type="dxa"/>
          </w:tcPr>
          <w:p w14:paraId="480309C9" w14:textId="717B3B42" w:rsidR="00EC3101" w:rsidRPr="006D17DF" w:rsidRDefault="00EC3101" w:rsidP="00EC3101">
            <w:pPr>
              <w:rPr>
                <w:sz w:val="20"/>
                <w:szCs w:val="20"/>
              </w:rPr>
            </w:pPr>
            <w:r w:rsidRPr="006D17DF">
              <w:rPr>
                <w:sz w:val="20"/>
                <w:szCs w:val="20"/>
              </w:rPr>
              <w:t>8</w:t>
            </w:r>
          </w:p>
        </w:tc>
        <w:tc>
          <w:tcPr>
            <w:tcW w:w="756" w:type="dxa"/>
          </w:tcPr>
          <w:p w14:paraId="2F01B28C" w14:textId="773F072C" w:rsidR="00EC3101" w:rsidRPr="006D17DF" w:rsidRDefault="00EC3101" w:rsidP="00EC3101">
            <w:pPr>
              <w:rPr>
                <w:sz w:val="20"/>
                <w:szCs w:val="20"/>
              </w:rPr>
            </w:pPr>
            <w:r w:rsidRPr="006D17DF">
              <w:rPr>
                <w:sz w:val="20"/>
                <w:szCs w:val="20"/>
              </w:rPr>
              <w:t>0.031</w:t>
            </w:r>
          </w:p>
        </w:tc>
        <w:tc>
          <w:tcPr>
            <w:tcW w:w="1249" w:type="dxa"/>
          </w:tcPr>
          <w:p w14:paraId="6F2B7D92" w14:textId="77777777" w:rsidR="00EC3101" w:rsidRPr="006D17DF" w:rsidRDefault="00EC3101" w:rsidP="00EC3101">
            <w:pPr>
              <w:rPr>
                <w:sz w:val="20"/>
                <w:szCs w:val="20"/>
              </w:rPr>
            </w:pPr>
            <w:r w:rsidRPr="006D17DF">
              <w:rPr>
                <w:sz w:val="20"/>
                <w:szCs w:val="20"/>
              </w:rPr>
              <w:t>-0.176</w:t>
            </w:r>
          </w:p>
        </w:tc>
      </w:tr>
      <w:tr w:rsidR="00EC3101" w14:paraId="7DEA8336" w14:textId="77777777" w:rsidTr="006D17DF">
        <w:tc>
          <w:tcPr>
            <w:tcW w:w="1771" w:type="dxa"/>
          </w:tcPr>
          <w:p w14:paraId="4BF1FA22" w14:textId="77777777" w:rsidR="00EC3101" w:rsidRPr="006D17DF" w:rsidRDefault="00EC3101" w:rsidP="00EC3101">
            <w:pPr>
              <w:rPr>
                <w:sz w:val="20"/>
                <w:szCs w:val="20"/>
              </w:rPr>
            </w:pPr>
            <w:r w:rsidRPr="006D17DF">
              <w:rPr>
                <w:sz w:val="20"/>
                <w:szCs w:val="20"/>
              </w:rPr>
              <w:t>S. tree finch</w:t>
            </w:r>
          </w:p>
        </w:tc>
        <w:tc>
          <w:tcPr>
            <w:tcW w:w="1670" w:type="dxa"/>
          </w:tcPr>
          <w:p w14:paraId="7952AAD3" w14:textId="231ABAFC" w:rsidR="00EC3101" w:rsidRPr="006D17DF" w:rsidRDefault="00EC3101" w:rsidP="00EC3101">
            <w:pPr>
              <w:rPr>
                <w:i/>
                <w:iCs/>
                <w:sz w:val="20"/>
                <w:szCs w:val="20"/>
              </w:rPr>
            </w:pPr>
            <w:proofErr w:type="spellStart"/>
            <w:r w:rsidRPr="006D17DF">
              <w:rPr>
                <w:i/>
                <w:iCs/>
                <w:sz w:val="20"/>
                <w:szCs w:val="20"/>
              </w:rPr>
              <w:t>Camarhynchus</w:t>
            </w:r>
            <w:proofErr w:type="spellEnd"/>
            <w:r w:rsidRPr="006D17DF">
              <w:rPr>
                <w:i/>
                <w:iCs/>
                <w:sz w:val="20"/>
                <w:szCs w:val="20"/>
              </w:rPr>
              <w:t xml:space="preserve"> </w:t>
            </w:r>
            <w:proofErr w:type="spellStart"/>
            <w:r w:rsidRPr="006D17DF">
              <w:rPr>
                <w:i/>
                <w:iCs/>
                <w:sz w:val="20"/>
                <w:szCs w:val="20"/>
              </w:rPr>
              <w:t>parvulus</w:t>
            </w:r>
            <w:proofErr w:type="spellEnd"/>
          </w:p>
        </w:tc>
        <w:tc>
          <w:tcPr>
            <w:tcW w:w="1930" w:type="dxa"/>
          </w:tcPr>
          <w:p w14:paraId="19E2C039" w14:textId="417B3983" w:rsidR="00EC3101" w:rsidRPr="006D17DF" w:rsidRDefault="00EC3101" w:rsidP="00EC3101">
            <w:pPr>
              <w:rPr>
                <w:sz w:val="20"/>
                <w:szCs w:val="20"/>
              </w:rPr>
            </w:pPr>
            <w:r w:rsidRPr="006D17DF">
              <w:rPr>
                <w:sz w:val="20"/>
                <w:szCs w:val="20"/>
              </w:rPr>
              <w:t>12</w:t>
            </w:r>
          </w:p>
        </w:tc>
        <w:tc>
          <w:tcPr>
            <w:tcW w:w="1979" w:type="dxa"/>
          </w:tcPr>
          <w:p w14:paraId="5AD764A0" w14:textId="175ECD1D" w:rsidR="00EC3101" w:rsidRPr="006D17DF" w:rsidRDefault="00EC3101" w:rsidP="00EC3101">
            <w:pPr>
              <w:rPr>
                <w:sz w:val="20"/>
                <w:szCs w:val="20"/>
              </w:rPr>
            </w:pPr>
            <w:r w:rsidRPr="006D17DF">
              <w:rPr>
                <w:sz w:val="20"/>
                <w:szCs w:val="20"/>
              </w:rPr>
              <w:t>7</w:t>
            </w:r>
          </w:p>
        </w:tc>
        <w:tc>
          <w:tcPr>
            <w:tcW w:w="756" w:type="dxa"/>
          </w:tcPr>
          <w:p w14:paraId="1D15BA01" w14:textId="379B45F4" w:rsidR="00EC3101" w:rsidRPr="006D17DF" w:rsidRDefault="00EC3101" w:rsidP="00EC3101">
            <w:pPr>
              <w:rPr>
                <w:sz w:val="20"/>
                <w:szCs w:val="20"/>
              </w:rPr>
            </w:pPr>
            <w:r w:rsidRPr="006D17DF">
              <w:rPr>
                <w:sz w:val="20"/>
                <w:szCs w:val="20"/>
              </w:rPr>
              <w:t>0.029</w:t>
            </w:r>
          </w:p>
        </w:tc>
        <w:tc>
          <w:tcPr>
            <w:tcW w:w="1249" w:type="dxa"/>
          </w:tcPr>
          <w:p w14:paraId="658D6F0F" w14:textId="77777777" w:rsidR="00EC3101" w:rsidRPr="006D17DF" w:rsidRDefault="00EC3101" w:rsidP="00EC3101">
            <w:pPr>
              <w:rPr>
                <w:sz w:val="20"/>
                <w:szCs w:val="20"/>
              </w:rPr>
            </w:pPr>
            <w:r w:rsidRPr="006D17DF">
              <w:rPr>
                <w:sz w:val="20"/>
                <w:szCs w:val="20"/>
              </w:rPr>
              <w:t>-0.173</w:t>
            </w:r>
          </w:p>
        </w:tc>
      </w:tr>
    </w:tbl>
    <w:p w14:paraId="5B2BDE0F" w14:textId="77777777" w:rsidR="00EC3101" w:rsidRPr="00EC3101" w:rsidRDefault="00EC3101" w:rsidP="00BE5998">
      <w:pPr>
        <w:spacing w:after="160" w:line="278" w:lineRule="auto"/>
      </w:pPr>
    </w:p>
    <w:p w14:paraId="199E887E" w14:textId="13CB1BEF" w:rsidR="00EC3101" w:rsidRPr="006D17DF" w:rsidRDefault="00EC3101" w:rsidP="00BE5998">
      <w:pPr>
        <w:spacing w:after="160" w:line="278" w:lineRule="auto"/>
      </w:pPr>
      <w:r>
        <w:rPr>
          <w:b/>
          <w:bCs/>
          <w:u w:val="single"/>
        </w:rPr>
        <w:t>Table 2:</w:t>
      </w:r>
      <w:r w:rsidR="006D17DF">
        <w:t xml:space="preserve"> Significantly overrepresented GO terms and FDR corrected q-values from candidate gene lists of each species, and from the list of candidate genes identified in two or more species (pairwise overlap).</w:t>
      </w:r>
    </w:p>
    <w:tbl>
      <w:tblPr>
        <w:tblStyle w:val="TableGrid"/>
        <w:tblW w:w="9355" w:type="dxa"/>
        <w:tblBorders>
          <w:left w:val="none" w:sz="0" w:space="0" w:color="auto"/>
          <w:right w:val="none" w:sz="0" w:space="0" w:color="auto"/>
          <w:insideV w:val="none" w:sz="0" w:space="0" w:color="auto"/>
        </w:tblBorders>
        <w:tblLook w:val="04A0" w:firstRow="1" w:lastRow="0" w:firstColumn="1" w:lastColumn="0" w:noHBand="0" w:noVBand="1"/>
      </w:tblPr>
      <w:tblGrid>
        <w:gridCol w:w="2425"/>
        <w:gridCol w:w="4320"/>
        <w:gridCol w:w="1530"/>
        <w:gridCol w:w="1080"/>
      </w:tblGrid>
      <w:tr w:rsidR="00BE5998" w:rsidRPr="00B5166A" w14:paraId="2D3B993B" w14:textId="77777777" w:rsidTr="00945590">
        <w:trPr>
          <w:trHeight w:val="320"/>
        </w:trPr>
        <w:tc>
          <w:tcPr>
            <w:tcW w:w="2425" w:type="dxa"/>
            <w:noWrap/>
            <w:hideMark/>
          </w:tcPr>
          <w:p w14:paraId="0C1F3C07" w14:textId="77777777" w:rsidR="00BE5998" w:rsidRPr="006D17DF" w:rsidRDefault="00BE5998" w:rsidP="00773A33">
            <w:pPr>
              <w:rPr>
                <w:b/>
                <w:bCs/>
                <w:noProof/>
                <w:sz w:val="20"/>
                <w:szCs w:val="20"/>
              </w:rPr>
            </w:pPr>
            <w:r w:rsidRPr="006D17DF">
              <w:rPr>
                <w:b/>
                <w:bCs/>
                <w:noProof/>
                <w:sz w:val="20"/>
                <w:szCs w:val="20"/>
              </w:rPr>
              <w:t>Species</w:t>
            </w:r>
          </w:p>
        </w:tc>
        <w:tc>
          <w:tcPr>
            <w:tcW w:w="4320" w:type="dxa"/>
            <w:noWrap/>
            <w:hideMark/>
          </w:tcPr>
          <w:p w14:paraId="254E8F8B" w14:textId="77777777" w:rsidR="00BE5998" w:rsidRPr="006D17DF" w:rsidRDefault="00BE5998" w:rsidP="00773A33">
            <w:pPr>
              <w:rPr>
                <w:b/>
                <w:bCs/>
                <w:noProof/>
                <w:sz w:val="20"/>
                <w:szCs w:val="20"/>
              </w:rPr>
            </w:pPr>
            <w:r w:rsidRPr="006D17DF">
              <w:rPr>
                <w:b/>
                <w:bCs/>
                <w:noProof/>
                <w:sz w:val="20"/>
                <w:szCs w:val="20"/>
              </w:rPr>
              <w:t>PANTHER GO-Slim Biological Process</w:t>
            </w:r>
          </w:p>
        </w:tc>
        <w:tc>
          <w:tcPr>
            <w:tcW w:w="1530" w:type="dxa"/>
          </w:tcPr>
          <w:p w14:paraId="51E58769" w14:textId="77777777" w:rsidR="00BE5998" w:rsidRPr="006D17DF" w:rsidRDefault="00BE5998" w:rsidP="00773A33">
            <w:pPr>
              <w:rPr>
                <w:b/>
                <w:bCs/>
                <w:noProof/>
                <w:sz w:val="20"/>
                <w:szCs w:val="20"/>
              </w:rPr>
            </w:pPr>
            <w:r w:rsidRPr="006D17DF">
              <w:rPr>
                <w:b/>
                <w:bCs/>
                <w:noProof/>
                <w:sz w:val="20"/>
                <w:szCs w:val="20"/>
              </w:rPr>
              <w:t>GO Term</w:t>
            </w:r>
          </w:p>
        </w:tc>
        <w:tc>
          <w:tcPr>
            <w:tcW w:w="1080" w:type="dxa"/>
            <w:noWrap/>
            <w:hideMark/>
          </w:tcPr>
          <w:p w14:paraId="6D889EA9" w14:textId="77777777" w:rsidR="00BE5998" w:rsidRPr="006D17DF" w:rsidRDefault="00BE5998" w:rsidP="00773A33">
            <w:pPr>
              <w:rPr>
                <w:b/>
                <w:bCs/>
                <w:noProof/>
                <w:sz w:val="20"/>
                <w:szCs w:val="20"/>
              </w:rPr>
            </w:pPr>
            <w:r w:rsidRPr="006D17DF">
              <w:rPr>
                <w:b/>
                <w:bCs/>
                <w:noProof/>
                <w:sz w:val="20"/>
                <w:szCs w:val="20"/>
              </w:rPr>
              <w:t>q-value</w:t>
            </w:r>
          </w:p>
        </w:tc>
      </w:tr>
      <w:tr w:rsidR="00BE5998" w:rsidRPr="00B5166A" w14:paraId="7301136F" w14:textId="77777777" w:rsidTr="00945590">
        <w:trPr>
          <w:trHeight w:val="320"/>
        </w:trPr>
        <w:tc>
          <w:tcPr>
            <w:tcW w:w="2425" w:type="dxa"/>
            <w:noWrap/>
            <w:vAlign w:val="bottom"/>
            <w:hideMark/>
          </w:tcPr>
          <w:p w14:paraId="62722C32" w14:textId="77777777" w:rsidR="00BE5998" w:rsidRPr="006D17DF" w:rsidRDefault="00BE5998" w:rsidP="00773A33">
            <w:pPr>
              <w:rPr>
                <w:noProof/>
                <w:sz w:val="20"/>
                <w:szCs w:val="20"/>
              </w:rPr>
            </w:pPr>
            <w:r w:rsidRPr="006D17DF">
              <w:rPr>
                <w:color w:val="000000"/>
                <w:sz w:val="20"/>
                <w:szCs w:val="20"/>
              </w:rPr>
              <w:t>Vegetarian finch</w:t>
            </w:r>
          </w:p>
        </w:tc>
        <w:tc>
          <w:tcPr>
            <w:tcW w:w="4320" w:type="dxa"/>
            <w:noWrap/>
            <w:vAlign w:val="bottom"/>
          </w:tcPr>
          <w:p w14:paraId="51166A1B" w14:textId="77777777" w:rsidR="00BE5998" w:rsidRPr="006D17DF" w:rsidRDefault="00BE5998" w:rsidP="00773A33">
            <w:pPr>
              <w:rPr>
                <w:noProof/>
                <w:sz w:val="20"/>
                <w:szCs w:val="20"/>
              </w:rPr>
            </w:pPr>
            <w:r w:rsidRPr="006D17DF">
              <w:rPr>
                <w:noProof/>
                <w:sz w:val="20"/>
                <w:szCs w:val="20"/>
              </w:rPr>
              <w:t>regulation of cell adhesion mediated by integrin</w:t>
            </w:r>
          </w:p>
        </w:tc>
        <w:tc>
          <w:tcPr>
            <w:tcW w:w="1530" w:type="dxa"/>
            <w:vAlign w:val="bottom"/>
          </w:tcPr>
          <w:p w14:paraId="63F175E2" w14:textId="77777777" w:rsidR="00BE5998" w:rsidRPr="006D17DF" w:rsidRDefault="00BE5998" w:rsidP="00773A33">
            <w:pPr>
              <w:rPr>
                <w:noProof/>
                <w:sz w:val="20"/>
                <w:szCs w:val="20"/>
              </w:rPr>
            </w:pPr>
            <w:r w:rsidRPr="006D17DF">
              <w:rPr>
                <w:noProof/>
                <w:sz w:val="20"/>
                <w:szCs w:val="20"/>
              </w:rPr>
              <w:t>GO:0033628</w:t>
            </w:r>
          </w:p>
        </w:tc>
        <w:tc>
          <w:tcPr>
            <w:tcW w:w="1080" w:type="dxa"/>
            <w:noWrap/>
            <w:vAlign w:val="bottom"/>
          </w:tcPr>
          <w:p w14:paraId="41444468" w14:textId="77777777" w:rsidR="00BE5998" w:rsidRPr="006D17DF" w:rsidRDefault="00BE5998" w:rsidP="00773A33">
            <w:pPr>
              <w:rPr>
                <w:noProof/>
                <w:sz w:val="20"/>
                <w:szCs w:val="20"/>
              </w:rPr>
            </w:pPr>
            <w:r w:rsidRPr="006D17DF">
              <w:rPr>
                <w:noProof/>
                <w:sz w:val="20"/>
                <w:szCs w:val="20"/>
              </w:rPr>
              <w:t>0.043</w:t>
            </w:r>
          </w:p>
        </w:tc>
      </w:tr>
      <w:tr w:rsidR="00BE5998" w:rsidRPr="00B5166A" w14:paraId="30F4DFD2" w14:textId="77777777" w:rsidTr="00945590">
        <w:trPr>
          <w:trHeight w:val="320"/>
        </w:trPr>
        <w:tc>
          <w:tcPr>
            <w:tcW w:w="2425" w:type="dxa"/>
            <w:noWrap/>
            <w:vAlign w:val="bottom"/>
          </w:tcPr>
          <w:p w14:paraId="0B53785F" w14:textId="77777777" w:rsidR="00BE5998" w:rsidRPr="006D17DF" w:rsidRDefault="00BE5998" w:rsidP="00773A33">
            <w:pPr>
              <w:rPr>
                <w:color w:val="000000"/>
                <w:sz w:val="20"/>
                <w:szCs w:val="20"/>
              </w:rPr>
            </w:pPr>
          </w:p>
        </w:tc>
        <w:tc>
          <w:tcPr>
            <w:tcW w:w="4320" w:type="dxa"/>
            <w:noWrap/>
            <w:vAlign w:val="bottom"/>
          </w:tcPr>
          <w:p w14:paraId="1C3D8F7C" w14:textId="77777777" w:rsidR="00BE5998" w:rsidRPr="006D17DF" w:rsidRDefault="00BE5998" w:rsidP="00773A33">
            <w:pPr>
              <w:rPr>
                <w:color w:val="000000"/>
                <w:sz w:val="20"/>
                <w:szCs w:val="20"/>
              </w:rPr>
            </w:pPr>
            <w:r w:rsidRPr="006D17DF">
              <w:rPr>
                <w:color w:val="000000"/>
                <w:sz w:val="20"/>
                <w:szCs w:val="20"/>
              </w:rPr>
              <w:t xml:space="preserve">angiogenesis </w:t>
            </w:r>
          </w:p>
        </w:tc>
        <w:tc>
          <w:tcPr>
            <w:tcW w:w="1530" w:type="dxa"/>
            <w:vAlign w:val="bottom"/>
          </w:tcPr>
          <w:p w14:paraId="00B639A7" w14:textId="77777777" w:rsidR="00BE5998" w:rsidRPr="006D17DF" w:rsidRDefault="00BE5998" w:rsidP="00773A33">
            <w:pPr>
              <w:rPr>
                <w:color w:val="000000"/>
                <w:sz w:val="20"/>
                <w:szCs w:val="20"/>
              </w:rPr>
            </w:pPr>
            <w:r w:rsidRPr="006D17DF">
              <w:rPr>
                <w:color w:val="000000"/>
                <w:sz w:val="20"/>
                <w:szCs w:val="20"/>
              </w:rPr>
              <w:t>GO:0001525</w:t>
            </w:r>
          </w:p>
        </w:tc>
        <w:tc>
          <w:tcPr>
            <w:tcW w:w="1080" w:type="dxa"/>
            <w:noWrap/>
            <w:vAlign w:val="bottom"/>
          </w:tcPr>
          <w:p w14:paraId="69CE7895" w14:textId="77777777" w:rsidR="00BE5998" w:rsidRPr="006D17DF" w:rsidRDefault="00BE5998" w:rsidP="00773A33">
            <w:pPr>
              <w:rPr>
                <w:color w:val="000000"/>
                <w:sz w:val="20"/>
                <w:szCs w:val="20"/>
              </w:rPr>
            </w:pPr>
            <w:r w:rsidRPr="006D17DF">
              <w:rPr>
                <w:color w:val="000000"/>
                <w:sz w:val="20"/>
                <w:szCs w:val="20"/>
              </w:rPr>
              <w:t>0.014</w:t>
            </w:r>
          </w:p>
        </w:tc>
      </w:tr>
      <w:tr w:rsidR="00BE5998" w:rsidRPr="00B5166A" w14:paraId="7FDA3DC6" w14:textId="77777777" w:rsidTr="00945590">
        <w:trPr>
          <w:trHeight w:val="320"/>
        </w:trPr>
        <w:tc>
          <w:tcPr>
            <w:tcW w:w="2425" w:type="dxa"/>
            <w:noWrap/>
            <w:vAlign w:val="bottom"/>
          </w:tcPr>
          <w:p w14:paraId="3D3B4B9D" w14:textId="77777777" w:rsidR="00BE5998" w:rsidRPr="006D17DF" w:rsidRDefault="00BE5998" w:rsidP="00773A33">
            <w:pPr>
              <w:rPr>
                <w:noProof/>
                <w:sz w:val="20"/>
                <w:szCs w:val="20"/>
              </w:rPr>
            </w:pPr>
          </w:p>
        </w:tc>
        <w:tc>
          <w:tcPr>
            <w:tcW w:w="4320" w:type="dxa"/>
            <w:noWrap/>
            <w:vAlign w:val="bottom"/>
            <w:hideMark/>
          </w:tcPr>
          <w:p w14:paraId="26D09516" w14:textId="77777777" w:rsidR="00BE5998" w:rsidRPr="006D17DF" w:rsidRDefault="00BE5998" w:rsidP="00773A33">
            <w:pPr>
              <w:rPr>
                <w:noProof/>
                <w:sz w:val="20"/>
                <w:szCs w:val="20"/>
              </w:rPr>
            </w:pPr>
            <w:r w:rsidRPr="006D17DF">
              <w:rPr>
                <w:color w:val="000000"/>
                <w:sz w:val="20"/>
                <w:szCs w:val="20"/>
              </w:rPr>
              <w:t xml:space="preserve">blood vessel morphogenesis </w:t>
            </w:r>
          </w:p>
        </w:tc>
        <w:tc>
          <w:tcPr>
            <w:tcW w:w="1530" w:type="dxa"/>
            <w:vAlign w:val="bottom"/>
          </w:tcPr>
          <w:p w14:paraId="2AF438AC" w14:textId="77777777" w:rsidR="00BE5998" w:rsidRPr="006D17DF" w:rsidRDefault="00BE5998" w:rsidP="00773A33">
            <w:pPr>
              <w:rPr>
                <w:noProof/>
                <w:sz w:val="20"/>
                <w:szCs w:val="20"/>
              </w:rPr>
            </w:pPr>
            <w:r w:rsidRPr="006D17DF">
              <w:rPr>
                <w:color w:val="000000"/>
                <w:sz w:val="20"/>
                <w:szCs w:val="20"/>
              </w:rPr>
              <w:t>GO:0048514</w:t>
            </w:r>
          </w:p>
        </w:tc>
        <w:tc>
          <w:tcPr>
            <w:tcW w:w="1080" w:type="dxa"/>
            <w:noWrap/>
            <w:vAlign w:val="bottom"/>
            <w:hideMark/>
          </w:tcPr>
          <w:p w14:paraId="762EE37E" w14:textId="77777777" w:rsidR="00BE5998" w:rsidRPr="006D17DF" w:rsidRDefault="00BE5998" w:rsidP="00773A33">
            <w:pPr>
              <w:rPr>
                <w:noProof/>
                <w:sz w:val="20"/>
                <w:szCs w:val="20"/>
              </w:rPr>
            </w:pPr>
            <w:r w:rsidRPr="006D17DF">
              <w:rPr>
                <w:color w:val="000000"/>
                <w:sz w:val="20"/>
                <w:szCs w:val="20"/>
              </w:rPr>
              <w:t>0.011</w:t>
            </w:r>
          </w:p>
        </w:tc>
      </w:tr>
      <w:tr w:rsidR="00BE5998" w:rsidRPr="00B5166A" w14:paraId="5055C781" w14:textId="77777777" w:rsidTr="00945590">
        <w:trPr>
          <w:trHeight w:val="320"/>
        </w:trPr>
        <w:tc>
          <w:tcPr>
            <w:tcW w:w="2425" w:type="dxa"/>
            <w:noWrap/>
            <w:vAlign w:val="bottom"/>
          </w:tcPr>
          <w:p w14:paraId="7280CF6F" w14:textId="77777777" w:rsidR="00BE5998" w:rsidRPr="006D17DF" w:rsidRDefault="00BE5998" w:rsidP="00773A33">
            <w:pPr>
              <w:rPr>
                <w:noProof/>
                <w:sz w:val="20"/>
                <w:szCs w:val="20"/>
              </w:rPr>
            </w:pPr>
          </w:p>
        </w:tc>
        <w:tc>
          <w:tcPr>
            <w:tcW w:w="4320" w:type="dxa"/>
            <w:noWrap/>
            <w:vAlign w:val="bottom"/>
            <w:hideMark/>
          </w:tcPr>
          <w:p w14:paraId="52A2D4ED" w14:textId="77777777" w:rsidR="00BE5998" w:rsidRPr="006D17DF" w:rsidRDefault="00BE5998" w:rsidP="00773A33">
            <w:pPr>
              <w:rPr>
                <w:noProof/>
                <w:sz w:val="20"/>
                <w:szCs w:val="20"/>
              </w:rPr>
            </w:pPr>
            <w:r w:rsidRPr="006D17DF">
              <w:rPr>
                <w:color w:val="000000"/>
                <w:sz w:val="20"/>
                <w:szCs w:val="20"/>
              </w:rPr>
              <w:t xml:space="preserve">blood vessel development </w:t>
            </w:r>
          </w:p>
        </w:tc>
        <w:tc>
          <w:tcPr>
            <w:tcW w:w="1530" w:type="dxa"/>
            <w:vAlign w:val="bottom"/>
          </w:tcPr>
          <w:p w14:paraId="4BCF6ED3" w14:textId="77777777" w:rsidR="00BE5998" w:rsidRPr="006D17DF" w:rsidRDefault="00BE5998" w:rsidP="00773A33">
            <w:pPr>
              <w:rPr>
                <w:noProof/>
                <w:sz w:val="20"/>
                <w:szCs w:val="20"/>
              </w:rPr>
            </w:pPr>
            <w:r w:rsidRPr="006D17DF">
              <w:rPr>
                <w:color w:val="000000"/>
                <w:sz w:val="20"/>
                <w:szCs w:val="20"/>
              </w:rPr>
              <w:t>GO:0001568</w:t>
            </w:r>
          </w:p>
        </w:tc>
        <w:tc>
          <w:tcPr>
            <w:tcW w:w="1080" w:type="dxa"/>
            <w:noWrap/>
            <w:vAlign w:val="bottom"/>
            <w:hideMark/>
          </w:tcPr>
          <w:p w14:paraId="6FDB6F9D" w14:textId="77777777" w:rsidR="00BE5998" w:rsidRPr="006D17DF" w:rsidRDefault="00BE5998" w:rsidP="00773A33">
            <w:pPr>
              <w:rPr>
                <w:noProof/>
                <w:sz w:val="20"/>
                <w:szCs w:val="20"/>
              </w:rPr>
            </w:pPr>
            <w:r w:rsidRPr="006D17DF">
              <w:rPr>
                <w:color w:val="000000"/>
                <w:sz w:val="20"/>
                <w:szCs w:val="20"/>
              </w:rPr>
              <w:t>0.008</w:t>
            </w:r>
          </w:p>
        </w:tc>
      </w:tr>
      <w:tr w:rsidR="00BE5998" w:rsidRPr="00B5166A" w14:paraId="6E554C62" w14:textId="77777777" w:rsidTr="00945590">
        <w:trPr>
          <w:trHeight w:val="320"/>
        </w:trPr>
        <w:tc>
          <w:tcPr>
            <w:tcW w:w="2425" w:type="dxa"/>
            <w:noWrap/>
            <w:vAlign w:val="bottom"/>
          </w:tcPr>
          <w:p w14:paraId="05D3883E" w14:textId="77777777" w:rsidR="00BE5998" w:rsidRPr="006D17DF" w:rsidRDefault="00BE5998" w:rsidP="00773A33">
            <w:pPr>
              <w:rPr>
                <w:noProof/>
                <w:sz w:val="20"/>
                <w:szCs w:val="20"/>
              </w:rPr>
            </w:pPr>
          </w:p>
        </w:tc>
        <w:tc>
          <w:tcPr>
            <w:tcW w:w="4320" w:type="dxa"/>
            <w:noWrap/>
            <w:vAlign w:val="bottom"/>
            <w:hideMark/>
          </w:tcPr>
          <w:p w14:paraId="1F1E66FA" w14:textId="77777777" w:rsidR="00BE5998" w:rsidRPr="006D17DF" w:rsidRDefault="00BE5998" w:rsidP="00773A33">
            <w:pPr>
              <w:rPr>
                <w:noProof/>
                <w:sz w:val="20"/>
                <w:szCs w:val="20"/>
              </w:rPr>
            </w:pPr>
            <w:r w:rsidRPr="006D17DF">
              <w:rPr>
                <w:color w:val="000000"/>
                <w:sz w:val="20"/>
                <w:szCs w:val="20"/>
              </w:rPr>
              <w:t xml:space="preserve">vasculature development </w:t>
            </w:r>
          </w:p>
        </w:tc>
        <w:tc>
          <w:tcPr>
            <w:tcW w:w="1530" w:type="dxa"/>
            <w:vAlign w:val="bottom"/>
          </w:tcPr>
          <w:p w14:paraId="6C613DFD" w14:textId="77777777" w:rsidR="00BE5998" w:rsidRPr="006D17DF" w:rsidRDefault="00BE5998" w:rsidP="00773A33">
            <w:pPr>
              <w:rPr>
                <w:noProof/>
                <w:sz w:val="20"/>
                <w:szCs w:val="20"/>
              </w:rPr>
            </w:pPr>
            <w:r w:rsidRPr="006D17DF">
              <w:rPr>
                <w:color w:val="000000"/>
                <w:sz w:val="20"/>
                <w:szCs w:val="20"/>
              </w:rPr>
              <w:t>GO:0001944</w:t>
            </w:r>
          </w:p>
        </w:tc>
        <w:tc>
          <w:tcPr>
            <w:tcW w:w="1080" w:type="dxa"/>
            <w:noWrap/>
            <w:vAlign w:val="bottom"/>
            <w:hideMark/>
          </w:tcPr>
          <w:p w14:paraId="69940373" w14:textId="77777777" w:rsidR="00BE5998" w:rsidRPr="006D17DF" w:rsidRDefault="00BE5998" w:rsidP="00773A33">
            <w:pPr>
              <w:rPr>
                <w:noProof/>
                <w:sz w:val="20"/>
                <w:szCs w:val="20"/>
              </w:rPr>
            </w:pPr>
            <w:r w:rsidRPr="006D17DF">
              <w:rPr>
                <w:color w:val="000000"/>
                <w:sz w:val="20"/>
                <w:szCs w:val="20"/>
              </w:rPr>
              <w:t>0.007</w:t>
            </w:r>
          </w:p>
        </w:tc>
      </w:tr>
      <w:tr w:rsidR="00BE5998" w:rsidRPr="00B5166A" w14:paraId="7055BC03" w14:textId="77777777" w:rsidTr="00945590">
        <w:trPr>
          <w:trHeight w:val="320"/>
        </w:trPr>
        <w:tc>
          <w:tcPr>
            <w:tcW w:w="2425" w:type="dxa"/>
            <w:noWrap/>
            <w:vAlign w:val="bottom"/>
          </w:tcPr>
          <w:p w14:paraId="5960443C" w14:textId="77777777" w:rsidR="00BE5998" w:rsidRPr="006D17DF" w:rsidRDefault="00BE5998" w:rsidP="00773A33">
            <w:pPr>
              <w:rPr>
                <w:noProof/>
                <w:sz w:val="20"/>
                <w:szCs w:val="20"/>
              </w:rPr>
            </w:pPr>
          </w:p>
        </w:tc>
        <w:tc>
          <w:tcPr>
            <w:tcW w:w="4320" w:type="dxa"/>
            <w:noWrap/>
            <w:vAlign w:val="bottom"/>
            <w:hideMark/>
          </w:tcPr>
          <w:p w14:paraId="5D269CB8" w14:textId="77777777" w:rsidR="00BE5998" w:rsidRPr="006D17DF" w:rsidRDefault="00BE5998" w:rsidP="00773A33">
            <w:pPr>
              <w:rPr>
                <w:noProof/>
                <w:sz w:val="20"/>
                <w:szCs w:val="20"/>
              </w:rPr>
            </w:pPr>
            <w:r w:rsidRPr="006D17DF">
              <w:rPr>
                <w:color w:val="000000"/>
                <w:sz w:val="20"/>
                <w:szCs w:val="20"/>
              </w:rPr>
              <w:t xml:space="preserve">tube morphogenesis </w:t>
            </w:r>
          </w:p>
        </w:tc>
        <w:tc>
          <w:tcPr>
            <w:tcW w:w="1530" w:type="dxa"/>
            <w:vAlign w:val="bottom"/>
          </w:tcPr>
          <w:p w14:paraId="2D572067" w14:textId="77777777" w:rsidR="00BE5998" w:rsidRPr="006D17DF" w:rsidRDefault="00BE5998" w:rsidP="00773A33">
            <w:pPr>
              <w:rPr>
                <w:noProof/>
                <w:sz w:val="20"/>
                <w:szCs w:val="20"/>
              </w:rPr>
            </w:pPr>
            <w:r w:rsidRPr="006D17DF">
              <w:rPr>
                <w:color w:val="000000"/>
                <w:sz w:val="20"/>
                <w:szCs w:val="20"/>
              </w:rPr>
              <w:t>GO:0035239</w:t>
            </w:r>
          </w:p>
        </w:tc>
        <w:tc>
          <w:tcPr>
            <w:tcW w:w="1080" w:type="dxa"/>
            <w:noWrap/>
            <w:vAlign w:val="bottom"/>
            <w:hideMark/>
          </w:tcPr>
          <w:p w14:paraId="0282D5EE" w14:textId="77777777" w:rsidR="00BE5998" w:rsidRPr="006D17DF" w:rsidRDefault="00BE5998" w:rsidP="00773A33">
            <w:pPr>
              <w:rPr>
                <w:noProof/>
                <w:sz w:val="20"/>
                <w:szCs w:val="20"/>
              </w:rPr>
            </w:pPr>
            <w:r w:rsidRPr="006D17DF">
              <w:rPr>
                <w:color w:val="000000"/>
                <w:sz w:val="20"/>
                <w:szCs w:val="20"/>
              </w:rPr>
              <w:t>0.005</w:t>
            </w:r>
          </w:p>
        </w:tc>
      </w:tr>
      <w:tr w:rsidR="00BE5998" w:rsidRPr="00B5166A" w14:paraId="7905F616" w14:textId="77777777" w:rsidTr="00945590">
        <w:trPr>
          <w:trHeight w:val="320"/>
        </w:trPr>
        <w:tc>
          <w:tcPr>
            <w:tcW w:w="2425" w:type="dxa"/>
            <w:noWrap/>
            <w:vAlign w:val="bottom"/>
          </w:tcPr>
          <w:p w14:paraId="241AB3E8" w14:textId="77777777" w:rsidR="00BE5998" w:rsidRPr="006D17DF" w:rsidRDefault="00BE5998" w:rsidP="00773A33">
            <w:pPr>
              <w:rPr>
                <w:noProof/>
                <w:sz w:val="20"/>
                <w:szCs w:val="20"/>
              </w:rPr>
            </w:pPr>
          </w:p>
        </w:tc>
        <w:tc>
          <w:tcPr>
            <w:tcW w:w="4320" w:type="dxa"/>
            <w:noWrap/>
            <w:vAlign w:val="bottom"/>
            <w:hideMark/>
          </w:tcPr>
          <w:p w14:paraId="2F749C94" w14:textId="77777777" w:rsidR="00BE5998" w:rsidRPr="006D17DF" w:rsidRDefault="00BE5998" w:rsidP="00773A33">
            <w:pPr>
              <w:rPr>
                <w:noProof/>
                <w:sz w:val="20"/>
                <w:szCs w:val="20"/>
              </w:rPr>
            </w:pPr>
            <w:r w:rsidRPr="006D17DF">
              <w:rPr>
                <w:color w:val="000000"/>
                <w:sz w:val="20"/>
                <w:szCs w:val="20"/>
              </w:rPr>
              <w:t xml:space="preserve">tube development </w:t>
            </w:r>
          </w:p>
        </w:tc>
        <w:tc>
          <w:tcPr>
            <w:tcW w:w="1530" w:type="dxa"/>
            <w:vAlign w:val="bottom"/>
          </w:tcPr>
          <w:p w14:paraId="27A7B6AE" w14:textId="77777777" w:rsidR="00BE5998" w:rsidRPr="006D17DF" w:rsidRDefault="00BE5998" w:rsidP="00773A33">
            <w:pPr>
              <w:rPr>
                <w:noProof/>
                <w:sz w:val="20"/>
                <w:szCs w:val="20"/>
              </w:rPr>
            </w:pPr>
            <w:r w:rsidRPr="006D17DF">
              <w:rPr>
                <w:color w:val="000000"/>
                <w:sz w:val="20"/>
                <w:szCs w:val="20"/>
              </w:rPr>
              <w:t>GO:0035295</w:t>
            </w:r>
          </w:p>
        </w:tc>
        <w:tc>
          <w:tcPr>
            <w:tcW w:w="1080" w:type="dxa"/>
            <w:noWrap/>
            <w:vAlign w:val="bottom"/>
            <w:hideMark/>
          </w:tcPr>
          <w:p w14:paraId="6817EDAD" w14:textId="77777777" w:rsidR="00BE5998" w:rsidRPr="006D17DF" w:rsidRDefault="00BE5998" w:rsidP="00773A33">
            <w:pPr>
              <w:rPr>
                <w:noProof/>
                <w:sz w:val="20"/>
                <w:szCs w:val="20"/>
              </w:rPr>
            </w:pPr>
            <w:r w:rsidRPr="006D17DF">
              <w:rPr>
                <w:color w:val="000000"/>
                <w:sz w:val="20"/>
                <w:szCs w:val="20"/>
              </w:rPr>
              <w:t>0.006</w:t>
            </w:r>
          </w:p>
        </w:tc>
      </w:tr>
      <w:tr w:rsidR="00BE5998" w:rsidRPr="00B5166A" w14:paraId="72B42A0F" w14:textId="77777777" w:rsidTr="00945590">
        <w:trPr>
          <w:trHeight w:val="320"/>
        </w:trPr>
        <w:tc>
          <w:tcPr>
            <w:tcW w:w="2425" w:type="dxa"/>
            <w:noWrap/>
            <w:vAlign w:val="bottom"/>
            <w:hideMark/>
          </w:tcPr>
          <w:p w14:paraId="74BEADF0" w14:textId="77777777" w:rsidR="00BE5998" w:rsidRPr="006D17DF" w:rsidRDefault="00BE5998" w:rsidP="00773A33">
            <w:pPr>
              <w:rPr>
                <w:noProof/>
                <w:sz w:val="20"/>
                <w:szCs w:val="20"/>
              </w:rPr>
            </w:pPr>
            <w:r w:rsidRPr="006D17DF">
              <w:rPr>
                <w:color w:val="000000"/>
                <w:sz w:val="20"/>
                <w:szCs w:val="20"/>
              </w:rPr>
              <w:t>Medium ground finch</w:t>
            </w:r>
          </w:p>
        </w:tc>
        <w:tc>
          <w:tcPr>
            <w:tcW w:w="4320" w:type="dxa"/>
            <w:noWrap/>
            <w:vAlign w:val="bottom"/>
          </w:tcPr>
          <w:p w14:paraId="5223CB72" w14:textId="77777777" w:rsidR="00BE5998" w:rsidRPr="006D17DF" w:rsidRDefault="00BE5998" w:rsidP="00773A33">
            <w:pPr>
              <w:rPr>
                <w:noProof/>
                <w:sz w:val="20"/>
                <w:szCs w:val="20"/>
              </w:rPr>
            </w:pPr>
            <w:r w:rsidRPr="006D17DF">
              <w:rPr>
                <w:noProof/>
                <w:sz w:val="20"/>
                <w:szCs w:val="20"/>
              </w:rPr>
              <w:t>tRNA metabolic process</w:t>
            </w:r>
          </w:p>
        </w:tc>
        <w:tc>
          <w:tcPr>
            <w:tcW w:w="1530" w:type="dxa"/>
            <w:vAlign w:val="bottom"/>
          </w:tcPr>
          <w:p w14:paraId="4240A69C" w14:textId="77777777" w:rsidR="00BE5998" w:rsidRPr="006D17DF" w:rsidRDefault="00BE5998" w:rsidP="00773A33">
            <w:pPr>
              <w:rPr>
                <w:noProof/>
                <w:sz w:val="20"/>
                <w:szCs w:val="20"/>
              </w:rPr>
            </w:pPr>
            <w:r w:rsidRPr="006D17DF">
              <w:rPr>
                <w:color w:val="000000"/>
                <w:sz w:val="20"/>
                <w:szCs w:val="20"/>
              </w:rPr>
              <w:t>GO:0007519</w:t>
            </w:r>
          </w:p>
        </w:tc>
        <w:tc>
          <w:tcPr>
            <w:tcW w:w="1080" w:type="dxa"/>
            <w:noWrap/>
            <w:vAlign w:val="bottom"/>
          </w:tcPr>
          <w:p w14:paraId="4544927A" w14:textId="77777777" w:rsidR="00BE5998" w:rsidRPr="006D17DF" w:rsidRDefault="00BE5998" w:rsidP="00773A33">
            <w:pPr>
              <w:rPr>
                <w:noProof/>
                <w:sz w:val="20"/>
                <w:szCs w:val="20"/>
              </w:rPr>
            </w:pPr>
            <w:r w:rsidRPr="006D17DF">
              <w:rPr>
                <w:noProof/>
                <w:sz w:val="20"/>
                <w:szCs w:val="20"/>
              </w:rPr>
              <w:t>&lt;0.001</w:t>
            </w:r>
          </w:p>
        </w:tc>
      </w:tr>
      <w:tr w:rsidR="00BE5998" w:rsidRPr="00B5166A" w14:paraId="66DE41FC" w14:textId="77777777" w:rsidTr="00945590">
        <w:trPr>
          <w:trHeight w:val="320"/>
        </w:trPr>
        <w:tc>
          <w:tcPr>
            <w:tcW w:w="2425" w:type="dxa"/>
            <w:noWrap/>
            <w:vAlign w:val="bottom"/>
          </w:tcPr>
          <w:p w14:paraId="04BE7631" w14:textId="77777777" w:rsidR="00BE5998" w:rsidRPr="006D17DF" w:rsidRDefault="00BE5998" w:rsidP="00773A33">
            <w:pPr>
              <w:rPr>
                <w:noProof/>
                <w:sz w:val="20"/>
                <w:szCs w:val="20"/>
              </w:rPr>
            </w:pPr>
          </w:p>
        </w:tc>
        <w:tc>
          <w:tcPr>
            <w:tcW w:w="4320" w:type="dxa"/>
            <w:noWrap/>
            <w:vAlign w:val="bottom"/>
          </w:tcPr>
          <w:p w14:paraId="19C8E947" w14:textId="77777777" w:rsidR="00BE5998" w:rsidRPr="006D17DF" w:rsidRDefault="00BE5998" w:rsidP="00773A33">
            <w:pPr>
              <w:rPr>
                <w:noProof/>
                <w:sz w:val="20"/>
                <w:szCs w:val="20"/>
              </w:rPr>
            </w:pPr>
            <w:r w:rsidRPr="006D17DF">
              <w:rPr>
                <w:noProof/>
                <w:sz w:val="20"/>
                <w:szCs w:val="20"/>
              </w:rPr>
              <w:t>nucleic acid metabolic process</w:t>
            </w:r>
          </w:p>
        </w:tc>
        <w:tc>
          <w:tcPr>
            <w:tcW w:w="1530" w:type="dxa"/>
            <w:vAlign w:val="bottom"/>
          </w:tcPr>
          <w:p w14:paraId="4BAA1A77" w14:textId="77777777" w:rsidR="00BE5998" w:rsidRPr="006D17DF" w:rsidRDefault="00BE5998" w:rsidP="00773A33">
            <w:pPr>
              <w:rPr>
                <w:noProof/>
                <w:sz w:val="20"/>
                <w:szCs w:val="20"/>
              </w:rPr>
            </w:pPr>
            <w:r w:rsidRPr="006D17DF">
              <w:rPr>
                <w:color w:val="000000"/>
                <w:sz w:val="20"/>
                <w:szCs w:val="20"/>
              </w:rPr>
              <w:t>GO:0060538</w:t>
            </w:r>
          </w:p>
        </w:tc>
        <w:tc>
          <w:tcPr>
            <w:tcW w:w="1080" w:type="dxa"/>
            <w:noWrap/>
            <w:vAlign w:val="bottom"/>
          </w:tcPr>
          <w:p w14:paraId="57C6209E" w14:textId="77777777" w:rsidR="00BE5998" w:rsidRPr="006D17DF" w:rsidRDefault="00BE5998" w:rsidP="00773A33">
            <w:pPr>
              <w:rPr>
                <w:noProof/>
                <w:sz w:val="20"/>
                <w:szCs w:val="20"/>
              </w:rPr>
            </w:pPr>
            <w:r w:rsidRPr="006D17DF">
              <w:rPr>
                <w:noProof/>
                <w:sz w:val="20"/>
                <w:szCs w:val="20"/>
              </w:rPr>
              <w:t>&lt;0.001</w:t>
            </w:r>
          </w:p>
        </w:tc>
      </w:tr>
      <w:tr w:rsidR="00BE5998" w:rsidRPr="00B5166A" w14:paraId="397535DC" w14:textId="77777777" w:rsidTr="00945590">
        <w:trPr>
          <w:trHeight w:val="320"/>
        </w:trPr>
        <w:tc>
          <w:tcPr>
            <w:tcW w:w="2425" w:type="dxa"/>
            <w:noWrap/>
            <w:vAlign w:val="bottom"/>
          </w:tcPr>
          <w:p w14:paraId="779652A9" w14:textId="77777777" w:rsidR="00BE5998" w:rsidRPr="006D17DF" w:rsidRDefault="00BE5998" w:rsidP="00773A33">
            <w:pPr>
              <w:rPr>
                <w:noProof/>
                <w:sz w:val="20"/>
                <w:szCs w:val="20"/>
              </w:rPr>
            </w:pPr>
          </w:p>
        </w:tc>
        <w:tc>
          <w:tcPr>
            <w:tcW w:w="4320" w:type="dxa"/>
            <w:noWrap/>
            <w:vAlign w:val="bottom"/>
          </w:tcPr>
          <w:p w14:paraId="5CEE0FBC" w14:textId="77777777" w:rsidR="00BE5998" w:rsidRPr="006D17DF" w:rsidRDefault="00BE5998" w:rsidP="00773A33">
            <w:pPr>
              <w:rPr>
                <w:noProof/>
                <w:sz w:val="20"/>
                <w:szCs w:val="20"/>
              </w:rPr>
            </w:pPr>
            <w:r w:rsidRPr="006D17DF">
              <w:rPr>
                <w:noProof/>
                <w:sz w:val="20"/>
                <w:szCs w:val="20"/>
              </w:rPr>
              <w:t>nucleobase-containing compound metabolic process</w:t>
            </w:r>
          </w:p>
        </w:tc>
        <w:tc>
          <w:tcPr>
            <w:tcW w:w="1530" w:type="dxa"/>
            <w:vAlign w:val="bottom"/>
          </w:tcPr>
          <w:p w14:paraId="33DE8055" w14:textId="77777777" w:rsidR="00BE5998" w:rsidRPr="006D17DF" w:rsidRDefault="00BE5998" w:rsidP="00773A33">
            <w:pPr>
              <w:rPr>
                <w:noProof/>
                <w:sz w:val="20"/>
                <w:szCs w:val="20"/>
              </w:rPr>
            </w:pPr>
            <w:r w:rsidRPr="006D17DF">
              <w:rPr>
                <w:color w:val="000000"/>
                <w:sz w:val="20"/>
                <w:szCs w:val="20"/>
              </w:rPr>
              <w:t>GO:0007517</w:t>
            </w:r>
          </w:p>
        </w:tc>
        <w:tc>
          <w:tcPr>
            <w:tcW w:w="1080" w:type="dxa"/>
            <w:noWrap/>
            <w:vAlign w:val="bottom"/>
          </w:tcPr>
          <w:p w14:paraId="79EDF8F8" w14:textId="77777777" w:rsidR="00BE5998" w:rsidRPr="006D17DF" w:rsidRDefault="00BE5998" w:rsidP="00773A33">
            <w:pPr>
              <w:rPr>
                <w:noProof/>
                <w:sz w:val="20"/>
                <w:szCs w:val="20"/>
              </w:rPr>
            </w:pPr>
            <w:r w:rsidRPr="006D17DF">
              <w:rPr>
                <w:noProof/>
                <w:sz w:val="20"/>
                <w:szCs w:val="20"/>
              </w:rPr>
              <w:t>&lt;0.001</w:t>
            </w:r>
          </w:p>
        </w:tc>
      </w:tr>
      <w:tr w:rsidR="00BE5998" w:rsidRPr="00B5166A" w14:paraId="1B967A23" w14:textId="77777777" w:rsidTr="00945590">
        <w:trPr>
          <w:trHeight w:val="320"/>
        </w:trPr>
        <w:tc>
          <w:tcPr>
            <w:tcW w:w="2425" w:type="dxa"/>
            <w:noWrap/>
            <w:vAlign w:val="bottom"/>
          </w:tcPr>
          <w:p w14:paraId="60A004D3" w14:textId="77777777" w:rsidR="00BE5998" w:rsidRPr="006D17DF" w:rsidRDefault="00BE5998" w:rsidP="00773A33">
            <w:pPr>
              <w:rPr>
                <w:noProof/>
                <w:sz w:val="20"/>
                <w:szCs w:val="20"/>
              </w:rPr>
            </w:pPr>
          </w:p>
        </w:tc>
        <w:tc>
          <w:tcPr>
            <w:tcW w:w="4320" w:type="dxa"/>
            <w:noWrap/>
            <w:vAlign w:val="bottom"/>
          </w:tcPr>
          <w:p w14:paraId="75E5EC90" w14:textId="77777777" w:rsidR="00BE5998" w:rsidRPr="006D17DF" w:rsidRDefault="00BE5998" w:rsidP="00773A33">
            <w:pPr>
              <w:rPr>
                <w:noProof/>
                <w:sz w:val="20"/>
                <w:szCs w:val="20"/>
              </w:rPr>
            </w:pPr>
            <w:r w:rsidRPr="006D17DF">
              <w:rPr>
                <w:noProof/>
                <w:sz w:val="20"/>
                <w:szCs w:val="20"/>
              </w:rPr>
              <w:t>heterocycle metabolic process</w:t>
            </w:r>
          </w:p>
        </w:tc>
        <w:tc>
          <w:tcPr>
            <w:tcW w:w="1530" w:type="dxa"/>
            <w:vAlign w:val="bottom"/>
          </w:tcPr>
          <w:p w14:paraId="10B14F52" w14:textId="77777777" w:rsidR="00BE5998" w:rsidRPr="006D17DF" w:rsidRDefault="00BE5998" w:rsidP="00773A33">
            <w:pPr>
              <w:rPr>
                <w:noProof/>
                <w:sz w:val="20"/>
                <w:szCs w:val="20"/>
              </w:rPr>
            </w:pPr>
            <w:r w:rsidRPr="006D17DF">
              <w:rPr>
                <w:color w:val="000000"/>
                <w:sz w:val="20"/>
                <w:szCs w:val="20"/>
              </w:rPr>
              <w:t>GO:0060537</w:t>
            </w:r>
          </w:p>
        </w:tc>
        <w:tc>
          <w:tcPr>
            <w:tcW w:w="1080" w:type="dxa"/>
            <w:noWrap/>
            <w:vAlign w:val="bottom"/>
          </w:tcPr>
          <w:p w14:paraId="7D3CABC4" w14:textId="77777777" w:rsidR="00BE5998" w:rsidRPr="006D17DF" w:rsidRDefault="00BE5998" w:rsidP="00773A33">
            <w:pPr>
              <w:rPr>
                <w:noProof/>
                <w:sz w:val="20"/>
                <w:szCs w:val="20"/>
              </w:rPr>
            </w:pPr>
            <w:r w:rsidRPr="006D17DF">
              <w:rPr>
                <w:noProof/>
                <w:sz w:val="20"/>
                <w:szCs w:val="20"/>
              </w:rPr>
              <w:t>&lt;0.001</w:t>
            </w:r>
          </w:p>
        </w:tc>
      </w:tr>
      <w:tr w:rsidR="00BE5998" w:rsidRPr="00B5166A" w14:paraId="0A3CF824" w14:textId="77777777" w:rsidTr="00945590">
        <w:trPr>
          <w:trHeight w:val="320"/>
        </w:trPr>
        <w:tc>
          <w:tcPr>
            <w:tcW w:w="2425" w:type="dxa"/>
            <w:noWrap/>
            <w:vAlign w:val="bottom"/>
          </w:tcPr>
          <w:p w14:paraId="76D854F9" w14:textId="77777777" w:rsidR="00BE5998" w:rsidRPr="006D17DF" w:rsidRDefault="00BE5998" w:rsidP="00773A33">
            <w:pPr>
              <w:rPr>
                <w:noProof/>
                <w:sz w:val="20"/>
                <w:szCs w:val="20"/>
              </w:rPr>
            </w:pPr>
          </w:p>
        </w:tc>
        <w:tc>
          <w:tcPr>
            <w:tcW w:w="4320" w:type="dxa"/>
            <w:noWrap/>
            <w:vAlign w:val="bottom"/>
          </w:tcPr>
          <w:p w14:paraId="6440C080" w14:textId="77777777" w:rsidR="00BE5998" w:rsidRPr="006D17DF" w:rsidRDefault="00BE5998" w:rsidP="00773A33">
            <w:pPr>
              <w:rPr>
                <w:noProof/>
                <w:sz w:val="20"/>
                <w:szCs w:val="20"/>
              </w:rPr>
            </w:pPr>
            <w:r w:rsidRPr="006D17DF">
              <w:rPr>
                <w:noProof/>
                <w:sz w:val="20"/>
                <w:szCs w:val="20"/>
              </w:rPr>
              <w:t>cellular aromatic compound metabolic process</w:t>
            </w:r>
          </w:p>
        </w:tc>
        <w:tc>
          <w:tcPr>
            <w:tcW w:w="1530" w:type="dxa"/>
            <w:vAlign w:val="bottom"/>
          </w:tcPr>
          <w:p w14:paraId="2325EC02" w14:textId="77777777" w:rsidR="00BE5998" w:rsidRPr="006D17DF" w:rsidRDefault="00BE5998" w:rsidP="00773A33">
            <w:pPr>
              <w:rPr>
                <w:noProof/>
                <w:sz w:val="20"/>
                <w:szCs w:val="20"/>
              </w:rPr>
            </w:pPr>
            <w:r w:rsidRPr="006D17DF">
              <w:rPr>
                <w:color w:val="000000"/>
                <w:sz w:val="20"/>
                <w:szCs w:val="20"/>
              </w:rPr>
              <w:t>GO:0010720</w:t>
            </w:r>
          </w:p>
        </w:tc>
        <w:tc>
          <w:tcPr>
            <w:tcW w:w="1080" w:type="dxa"/>
            <w:noWrap/>
            <w:vAlign w:val="bottom"/>
          </w:tcPr>
          <w:p w14:paraId="00DBC5B9" w14:textId="77777777" w:rsidR="00BE5998" w:rsidRPr="006D17DF" w:rsidRDefault="00BE5998" w:rsidP="00773A33">
            <w:pPr>
              <w:rPr>
                <w:noProof/>
                <w:sz w:val="20"/>
                <w:szCs w:val="20"/>
              </w:rPr>
            </w:pPr>
            <w:r w:rsidRPr="006D17DF">
              <w:rPr>
                <w:noProof/>
                <w:sz w:val="20"/>
                <w:szCs w:val="20"/>
              </w:rPr>
              <w:t>&lt;0.001</w:t>
            </w:r>
          </w:p>
        </w:tc>
      </w:tr>
      <w:tr w:rsidR="00BE5998" w:rsidRPr="00B5166A" w14:paraId="01E74904" w14:textId="77777777" w:rsidTr="00945590">
        <w:trPr>
          <w:trHeight w:val="320"/>
        </w:trPr>
        <w:tc>
          <w:tcPr>
            <w:tcW w:w="2425" w:type="dxa"/>
            <w:noWrap/>
            <w:vAlign w:val="bottom"/>
          </w:tcPr>
          <w:p w14:paraId="60083DD1" w14:textId="77777777" w:rsidR="00BE5998" w:rsidRPr="006D17DF" w:rsidRDefault="00BE5998" w:rsidP="00773A33">
            <w:pPr>
              <w:rPr>
                <w:noProof/>
                <w:sz w:val="20"/>
                <w:szCs w:val="20"/>
              </w:rPr>
            </w:pPr>
            <w:r w:rsidRPr="006D17DF">
              <w:rPr>
                <w:noProof/>
                <w:sz w:val="20"/>
                <w:szCs w:val="20"/>
              </w:rPr>
              <w:t>Small tree finch</w:t>
            </w:r>
          </w:p>
        </w:tc>
        <w:tc>
          <w:tcPr>
            <w:tcW w:w="4320" w:type="dxa"/>
            <w:noWrap/>
            <w:vAlign w:val="bottom"/>
          </w:tcPr>
          <w:p w14:paraId="37385DDF" w14:textId="77777777" w:rsidR="00BE5998" w:rsidRPr="006D17DF" w:rsidRDefault="00BE5998" w:rsidP="00773A33">
            <w:pPr>
              <w:rPr>
                <w:color w:val="000000"/>
                <w:sz w:val="20"/>
                <w:szCs w:val="20"/>
              </w:rPr>
            </w:pPr>
            <w:r w:rsidRPr="006D17DF">
              <w:rPr>
                <w:color w:val="000000"/>
                <w:sz w:val="20"/>
                <w:szCs w:val="20"/>
              </w:rPr>
              <w:t>None</w:t>
            </w:r>
          </w:p>
        </w:tc>
        <w:tc>
          <w:tcPr>
            <w:tcW w:w="1530" w:type="dxa"/>
            <w:vAlign w:val="bottom"/>
          </w:tcPr>
          <w:p w14:paraId="0875F534" w14:textId="77777777" w:rsidR="00BE5998" w:rsidRPr="006D17DF" w:rsidRDefault="00BE5998" w:rsidP="00773A33">
            <w:pPr>
              <w:rPr>
                <w:color w:val="000000"/>
                <w:sz w:val="20"/>
                <w:szCs w:val="20"/>
              </w:rPr>
            </w:pPr>
            <w:r w:rsidRPr="006D17DF">
              <w:rPr>
                <w:color w:val="000000"/>
                <w:sz w:val="20"/>
                <w:szCs w:val="20"/>
              </w:rPr>
              <w:t>None</w:t>
            </w:r>
          </w:p>
        </w:tc>
        <w:tc>
          <w:tcPr>
            <w:tcW w:w="1080" w:type="dxa"/>
            <w:noWrap/>
            <w:vAlign w:val="bottom"/>
          </w:tcPr>
          <w:p w14:paraId="304C806B" w14:textId="77777777" w:rsidR="00BE5998" w:rsidRPr="006D17DF" w:rsidRDefault="00BE5998" w:rsidP="00773A33">
            <w:pPr>
              <w:rPr>
                <w:color w:val="000000"/>
                <w:sz w:val="20"/>
                <w:szCs w:val="20"/>
              </w:rPr>
            </w:pPr>
            <w:r w:rsidRPr="006D17DF">
              <w:rPr>
                <w:color w:val="000000"/>
                <w:sz w:val="20"/>
                <w:szCs w:val="20"/>
              </w:rPr>
              <w:t>NA</w:t>
            </w:r>
          </w:p>
        </w:tc>
      </w:tr>
      <w:tr w:rsidR="00F6293B" w:rsidRPr="00B5166A" w14:paraId="7D62D5E8" w14:textId="77777777" w:rsidTr="00945590">
        <w:trPr>
          <w:trHeight w:val="320"/>
        </w:trPr>
        <w:tc>
          <w:tcPr>
            <w:tcW w:w="2425" w:type="dxa"/>
            <w:noWrap/>
            <w:vAlign w:val="bottom"/>
          </w:tcPr>
          <w:p w14:paraId="54D40A14" w14:textId="3FF64906" w:rsidR="00F6293B" w:rsidRPr="006D17DF" w:rsidRDefault="00F6293B" w:rsidP="00F6293B">
            <w:pPr>
              <w:rPr>
                <w:noProof/>
                <w:sz w:val="20"/>
                <w:szCs w:val="20"/>
              </w:rPr>
            </w:pPr>
            <w:r w:rsidRPr="006D17DF">
              <w:rPr>
                <w:noProof/>
                <w:sz w:val="20"/>
                <w:szCs w:val="20"/>
              </w:rPr>
              <w:t>Pairwise overlap</w:t>
            </w:r>
          </w:p>
        </w:tc>
        <w:tc>
          <w:tcPr>
            <w:tcW w:w="4320" w:type="dxa"/>
            <w:noWrap/>
            <w:vAlign w:val="bottom"/>
          </w:tcPr>
          <w:p w14:paraId="65938AEA" w14:textId="665C3BE0" w:rsidR="00F6293B" w:rsidRPr="006D17DF" w:rsidRDefault="00F6293B" w:rsidP="00F6293B">
            <w:pPr>
              <w:rPr>
                <w:color w:val="000000"/>
                <w:sz w:val="20"/>
                <w:szCs w:val="20"/>
              </w:rPr>
            </w:pPr>
            <w:r w:rsidRPr="006D17DF">
              <w:rPr>
                <w:color w:val="000000"/>
                <w:sz w:val="20"/>
                <w:szCs w:val="20"/>
              </w:rPr>
              <w:t>None</w:t>
            </w:r>
          </w:p>
        </w:tc>
        <w:tc>
          <w:tcPr>
            <w:tcW w:w="1530" w:type="dxa"/>
            <w:vAlign w:val="bottom"/>
          </w:tcPr>
          <w:p w14:paraId="68451131" w14:textId="7B71F243" w:rsidR="00F6293B" w:rsidRPr="006D17DF" w:rsidRDefault="00F6293B" w:rsidP="00F6293B">
            <w:pPr>
              <w:rPr>
                <w:color w:val="000000"/>
                <w:sz w:val="20"/>
                <w:szCs w:val="20"/>
              </w:rPr>
            </w:pPr>
            <w:r w:rsidRPr="006D17DF">
              <w:rPr>
                <w:color w:val="000000"/>
                <w:sz w:val="20"/>
                <w:szCs w:val="20"/>
              </w:rPr>
              <w:t>None</w:t>
            </w:r>
          </w:p>
        </w:tc>
        <w:tc>
          <w:tcPr>
            <w:tcW w:w="1080" w:type="dxa"/>
            <w:noWrap/>
            <w:vAlign w:val="bottom"/>
          </w:tcPr>
          <w:p w14:paraId="3CB16B01" w14:textId="5D67F823" w:rsidR="00F6293B" w:rsidRPr="006D17DF" w:rsidRDefault="00F6293B" w:rsidP="00F6293B">
            <w:pPr>
              <w:rPr>
                <w:color w:val="000000"/>
                <w:sz w:val="20"/>
                <w:szCs w:val="20"/>
              </w:rPr>
            </w:pPr>
            <w:r w:rsidRPr="006D17DF">
              <w:rPr>
                <w:color w:val="000000"/>
                <w:sz w:val="20"/>
                <w:szCs w:val="20"/>
              </w:rPr>
              <w:t>NA</w:t>
            </w:r>
          </w:p>
        </w:tc>
      </w:tr>
    </w:tbl>
    <w:p w14:paraId="0B385B9D" w14:textId="77777777" w:rsidR="00BE5998" w:rsidRDefault="00BE5998" w:rsidP="001E0683">
      <w:pPr>
        <w:spacing w:after="160" w:line="278" w:lineRule="auto"/>
      </w:pPr>
    </w:p>
    <w:p w14:paraId="40213A6B" w14:textId="77777777" w:rsidR="001E0683" w:rsidRPr="00010C3D" w:rsidRDefault="001E0683" w:rsidP="001E0683">
      <w:pPr>
        <w:rPr>
          <w:b/>
          <w:bCs/>
          <w:noProof/>
          <w:u w:val="single"/>
        </w:rPr>
      </w:pPr>
      <w:r w:rsidRPr="00010C3D">
        <w:rPr>
          <w:b/>
          <w:bCs/>
          <w:noProof/>
          <w:u w:val="single"/>
        </w:rPr>
        <w:t>Table 3</w:t>
      </w:r>
    </w:p>
    <w:tbl>
      <w:tblPr>
        <w:tblStyle w:val="TableGrid"/>
        <w:tblW w:w="9338" w:type="dxa"/>
        <w:tblBorders>
          <w:left w:val="none" w:sz="0" w:space="0" w:color="auto"/>
          <w:right w:val="none" w:sz="0" w:space="0" w:color="auto"/>
          <w:insideV w:val="none" w:sz="0" w:space="0" w:color="auto"/>
        </w:tblBorders>
        <w:tblLook w:val="04A0" w:firstRow="1" w:lastRow="0" w:firstColumn="1" w:lastColumn="0" w:noHBand="0" w:noVBand="1"/>
      </w:tblPr>
      <w:tblGrid>
        <w:gridCol w:w="1525"/>
        <w:gridCol w:w="1513"/>
        <w:gridCol w:w="1260"/>
        <w:gridCol w:w="1260"/>
        <w:gridCol w:w="1260"/>
        <w:gridCol w:w="1260"/>
        <w:gridCol w:w="1260"/>
      </w:tblGrid>
      <w:tr w:rsidR="001E0683" w:rsidRPr="0016418C" w14:paraId="0C21EE13" w14:textId="77777777" w:rsidTr="00945590">
        <w:tc>
          <w:tcPr>
            <w:tcW w:w="1525" w:type="dxa"/>
          </w:tcPr>
          <w:p w14:paraId="55CAED11" w14:textId="77777777" w:rsidR="001E0683" w:rsidRPr="006D17DF" w:rsidRDefault="001E0683" w:rsidP="00773A33">
            <w:pPr>
              <w:rPr>
                <w:b/>
                <w:bCs/>
                <w:noProof/>
                <w:sz w:val="20"/>
                <w:szCs w:val="20"/>
              </w:rPr>
            </w:pPr>
            <w:r w:rsidRPr="006D17DF">
              <w:rPr>
                <w:b/>
                <w:bCs/>
                <w:noProof/>
                <w:sz w:val="20"/>
                <w:szCs w:val="20"/>
              </w:rPr>
              <w:t>Motif</w:t>
            </w:r>
          </w:p>
        </w:tc>
        <w:tc>
          <w:tcPr>
            <w:tcW w:w="1513" w:type="dxa"/>
          </w:tcPr>
          <w:p w14:paraId="64F588FA" w14:textId="77777777" w:rsidR="001E0683" w:rsidRPr="006D17DF" w:rsidRDefault="001E0683" w:rsidP="00773A33">
            <w:pPr>
              <w:rPr>
                <w:b/>
                <w:bCs/>
                <w:noProof/>
                <w:sz w:val="20"/>
                <w:szCs w:val="20"/>
              </w:rPr>
            </w:pPr>
            <w:r w:rsidRPr="006D17DF">
              <w:rPr>
                <w:b/>
                <w:bCs/>
                <w:noProof/>
                <w:sz w:val="20"/>
                <w:szCs w:val="20"/>
              </w:rPr>
              <w:t>Ancestral</w:t>
            </w:r>
          </w:p>
        </w:tc>
        <w:tc>
          <w:tcPr>
            <w:tcW w:w="1260" w:type="dxa"/>
          </w:tcPr>
          <w:p w14:paraId="3A94DCED" w14:textId="77777777" w:rsidR="001E0683" w:rsidRPr="006D17DF" w:rsidRDefault="001E0683" w:rsidP="00773A33">
            <w:pPr>
              <w:rPr>
                <w:b/>
                <w:bCs/>
                <w:noProof/>
                <w:sz w:val="20"/>
                <w:szCs w:val="20"/>
              </w:rPr>
            </w:pPr>
            <w:r w:rsidRPr="006D17DF">
              <w:rPr>
                <w:b/>
                <w:bCs/>
                <w:noProof/>
                <w:sz w:val="20"/>
                <w:szCs w:val="20"/>
              </w:rPr>
              <w:t>Z-score</w:t>
            </w:r>
          </w:p>
        </w:tc>
        <w:tc>
          <w:tcPr>
            <w:tcW w:w="1260" w:type="dxa"/>
          </w:tcPr>
          <w:p w14:paraId="7BEC3E78" w14:textId="77777777" w:rsidR="001E0683" w:rsidRPr="006D17DF" w:rsidRDefault="001E0683" w:rsidP="00773A33">
            <w:pPr>
              <w:rPr>
                <w:b/>
                <w:bCs/>
                <w:noProof/>
                <w:sz w:val="20"/>
                <w:szCs w:val="20"/>
              </w:rPr>
            </w:pPr>
            <w:r w:rsidRPr="006D17DF">
              <w:rPr>
                <w:b/>
                <w:bCs/>
                <w:noProof/>
                <w:sz w:val="20"/>
                <w:szCs w:val="20"/>
              </w:rPr>
              <w:t>P-value</w:t>
            </w:r>
          </w:p>
        </w:tc>
        <w:tc>
          <w:tcPr>
            <w:tcW w:w="1260" w:type="dxa"/>
          </w:tcPr>
          <w:p w14:paraId="312581A6" w14:textId="77777777" w:rsidR="001E0683" w:rsidRPr="006D17DF" w:rsidRDefault="001E0683" w:rsidP="00773A33">
            <w:pPr>
              <w:rPr>
                <w:b/>
                <w:bCs/>
                <w:noProof/>
                <w:sz w:val="20"/>
                <w:szCs w:val="20"/>
              </w:rPr>
            </w:pPr>
            <w:r w:rsidRPr="006D17DF">
              <w:rPr>
                <w:b/>
                <w:bCs/>
                <w:noProof/>
                <w:sz w:val="20"/>
                <w:szCs w:val="20"/>
              </w:rPr>
              <w:t>Derived</w:t>
            </w:r>
          </w:p>
        </w:tc>
        <w:tc>
          <w:tcPr>
            <w:tcW w:w="1260" w:type="dxa"/>
          </w:tcPr>
          <w:p w14:paraId="06EB811E" w14:textId="77777777" w:rsidR="001E0683" w:rsidRPr="006D17DF" w:rsidRDefault="001E0683" w:rsidP="00773A33">
            <w:pPr>
              <w:rPr>
                <w:b/>
                <w:bCs/>
                <w:noProof/>
                <w:sz w:val="20"/>
                <w:szCs w:val="20"/>
              </w:rPr>
            </w:pPr>
            <w:r w:rsidRPr="006D17DF">
              <w:rPr>
                <w:b/>
                <w:bCs/>
                <w:noProof/>
                <w:sz w:val="20"/>
                <w:szCs w:val="20"/>
              </w:rPr>
              <w:t>Z-score</w:t>
            </w:r>
          </w:p>
        </w:tc>
        <w:tc>
          <w:tcPr>
            <w:tcW w:w="1260" w:type="dxa"/>
          </w:tcPr>
          <w:p w14:paraId="13C51E23" w14:textId="77777777" w:rsidR="001E0683" w:rsidRPr="006D17DF" w:rsidRDefault="001E0683" w:rsidP="00773A33">
            <w:pPr>
              <w:rPr>
                <w:b/>
                <w:bCs/>
                <w:noProof/>
                <w:sz w:val="20"/>
                <w:szCs w:val="20"/>
              </w:rPr>
            </w:pPr>
            <w:r w:rsidRPr="006D17DF">
              <w:rPr>
                <w:b/>
                <w:bCs/>
                <w:noProof/>
                <w:sz w:val="20"/>
                <w:szCs w:val="20"/>
              </w:rPr>
              <w:t>P-value</w:t>
            </w:r>
          </w:p>
        </w:tc>
      </w:tr>
      <w:tr w:rsidR="001E0683" w:rsidRPr="0016418C" w14:paraId="5C4903FD" w14:textId="77777777" w:rsidTr="00945590">
        <w:tc>
          <w:tcPr>
            <w:tcW w:w="1525" w:type="dxa"/>
          </w:tcPr>
          <w:p w14:paraId="0CB6FBB7"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wgcaug</w:t>
            </w:r>
            <w:r w:rsidRPr="006D17DF">
              <w:rPr>
                <w:rFonts w:ascii="Courier New" w:hAnsi="Courier New" w:cs="Courier New"/>
                <w:b/>
                <w:bCs/>
                <w:noProof/>
                <w:sz w:val="20"/>
                <w:szCs w:val="20"/>
              </w:rPr>
              <w:t>m</w:t>
            </w:r>
          </w:p>
        </w:tc>
        <w:tc>
          <w:tcPr>
            <w:tcW w:w="1513" w:type="dxa"/>
          </w:tcPr>
          <w:p w14:paraId="62E3406B"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g</w:t>
            </w:r>
          </w:p>
        </w:tc>
        <w:tc>
          <w:tcPr>
            <w:tcW w:w="1260" w:type="dxa"/>
          </w:tcPr>
          <w:p w14:paraId="432B37C4" w14:textId="77777777" w:rsidR="001E0683" w:rsidRPr="006D17DF" w:rsidRDefault="001E0683" w:rsidP="00773A33">
            <w:pPr>
              <w:rPr>
                <w:noProof/>
                <w:sz w:val="20"/>
                <w:szCs w:val="20"/>
              </w:rPr>
            </w:pPr>
            <w:r w:rsidRPr="006D17DF">
              <w:rPr>
                <w:noProof/>
                <w:sz w:val="20"/>
                <w:szCs w:val="20"/>
              </w:rPr>
              <w:t>2.855</w:t>
            </w:r>
          </w:p>
        </w:tc>
        <w:tc>
          <w:tcPr>
            <w:tcW w:w="1260" w:type="dxa"/>
          </w:tcPr>
          <w:p w14:paraId="6C072D72" w14:textId="77777777" w:rsidR="001E0683" w:rsidRPr="006D17DF" w:rsidRDefault="001E0683" w:rsidP="00773A33">
            <w:pPr>
              <w:rPr>
                <w:noProof/>
                <w:sz w:val="20"/>
                <w:szCs w:val="20"/>
              </w:rPr>
            </w:pPr>
            <w:r w:rsidRPr="006D17DF">
              <w:rPr>
                <w:noProof/>
                <w:sz w:val="20"/>
                <w:szCs w:val="20"/>
              </w:rPr>
              <w:t>0.0022</w:t>
            </w:r>
          </w:p>
        </w:tc>
        <w:tc>
          <w:tcPr>
            <w:tcW w:w="1260" w:type="dxa"/>
          </w:tcPr>
          <w:p w14:paraId="6A67670C"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c</w:t>
            </w:r>
          </w:p>
        </w:tc>
        <w:tc>
          <w:tcPr>
            <w:tcW w:w="1260" w:type="dxa"/>
          </w:tcPr>
          <w:p w14:paraId="1BE92249" w14:textId="77777777" w:rsidR="001E0683" w:rsidRPr="006D17DF" w:rsidRDefault="001E0683" w:rsidP="00773A33">
            <w:pPr>
              <w:rPr>
                <w:noProof/>
                <w:sz w:val="20"/>
                <w:szCs w:val="20"/>
              </w:rPr>
            </w:pPr>
            <w:r w:rsidRPr="006D17DF">
              <w:rPr>
                <w:noProof/>
                <w:sz w:val="20"/>
                <w:szCs w:val="20"/>
              </w:rPr>
              <w:t>3.329</w:t>
            </w:r>
          </w:p>
        </w:tc>
        <w:tc>
          <w:tcPr>
            <w:tcW w:w="1260" w:type="dxa"/>
          </w:tcPr>
          <w:p w14:paraId="59D505B6" w14:textId="77777777" w:rsidR="001E0683" w:rsidRPr="006D17DF" w:rsidRDefault="001E0683" w:rsidP="00773A33">
            <w:pPr>
              <w:rPr>
                <w:noProof/>
                <w:sz w:val="20"/>
                <w:szCs w:val="20"/>
              </w:rPr>
            </w:pPr>
            <w:r w:rsidRPr="006D17DF">
              <w:rPr>
                <w:noProof/>
                <w:sz w:val="20"/>
                <w:szCs w:val="20"/>
              </w:rPr>
              <w:t>0.0004</w:t>
            </w:r>
          </w:p>
        </w:tc>
      </w:tr>
      <w:tr w:rsidR="001E0683" w:rsidRPr="0016418C" w14:paraId="5CD75482" w14:textId="77777777" w:rsidTr="00945590">
        <w:tc>
          <w:tcPr>
            <w:tcW w:w="1525" w:type="dxa"/>
          </w:tcPr>
          <w:p w14:paraId="782AD7D3"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cguc</w:t>
            </w:r>
            <w:r w:rsidRPr="006D17DF">
              <w:rPr>
                <w:rFonts w:ascii="Courier New" w:hAnsi="Courier New" w:cs="Courier New"/>
                <w:b/>
                <w:bCs/>
                <w:noProof/>
                <w:sz w:val="20"/>
                <w:szCs w:val="20"/>
              </w:rPr>
              <w:t>c</w:t>
            </w:r>
            <w:r w:rsidRPr="006D17DF">
              <w:rPr>
                <w:rFonts w:ascii="Courier New" w:hAnsi="Courier New" w:cs="Courier New"/>
                <w:noProof/>
                <w:sz w:val="20"/>
                <w:szCs w:val="20"/>
              </w:rPr>
              <w:t>a</w:t>
            </w:r>
          </w:p>
        </w:tc>
        <w:tc>
          <w:tcPr>
            <w:tcW w:w="1513" w:type="dxa"/>
          </w:tcPr>
          <w:p w14:paraId="1EA6AE78"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g</w:t>
            </w:r>
            <w:r w:rsidRPr="006D17DF">
              <w:rPr>
                <w:rFonts w:ascii="Courier New" w:hAnsi="Courier New" w:cs="Courier New"/>
                <w:noProof/>
                <w:sz w:val="20"/>
                <w:szCs w:val="20"/>
              </w:rPr>
              <w:t>.</w:t>
            </w:r>
          </w:p>
        </w:tc>
        <w:tc>
          <w:tcPr>
            <w:tcW w:w="1260" w:type="dxa"/>
          </w:tcPr>
          <w:p w14:paraId="7B7FEBF6" w14:textId="77777777" w:rsidR="001E0683" w:rsidRPr="006D17DF" w:rsidRDefault="001E0683" w:rsidP="00773A33">
            <w:pPr>
              <w:rPr>
                <w:noProof/>
                <w:sz w:val="20"/>
                <w:szCs w:val="20"/>
              </w:rPr>
            </w:pPr>
            <w:r w:rsidRPr="006D17DF">
              <w:rPr>
                <w:noProof/>
                <w:sz w:val="20"/>
                <w:szCs w:val="20"/>
              </w:rPr>
              <w:t>NA</w:t>
            </w:r>
          </w:p>
        </w:tc>
        <w:tc>
          <w:tcPr>
            <w:tcW w:w="1260" w:type="dxa"/>
          </w:tcPr>
          <w:p w14:paraId="758C294F" w14:textId="77777777" w:rsidR="001E0683" w:rsidRPr="006D17DF" w:rsidRDefault="001E0683" w:rsidP="00773A33">
            <w:pPr>
              <w:rPr>
                <w:noProof/>
                <w:sz w:val="20"/>
                <w:szCs w:val="20"/>
              </w:rPr>
            </w:pPr>
            <w:r w:rsidRPr="006D17DF">
              <w:rPr>
                <w:noProof/>
                <w:sz w:val="20"/>
                <w:szCs w:val="20"/>
              </w:rPr>
              <w:t>NA</w:t>
            </w:r>
          </w:p>
        </w:tc>
        <w:tc>
          <w:tcPr>
            <w:tcW w:w="1260" w:type="dxa"/>
          </w:tcPr>
          <w:p w14:paraId="1D19C01A"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...g</w:t>
            </w:r>
            <w:r w:rsidRPr="006D17DF">
              <w:rPr>
                <w:rFonts w:ascii="Courier New" w:hAnsi="Courier New" w:cs="Courier New"/>
                <w:b/>
                <w:bCs/>
                <w:noProof/>
                <w:sz w:val="20"/>
                <w:szCs w:val="20"/>
              </w:rPr>
              <w:t>c</w:t>
            </w:r>
            <w:r w:rsidRPr="006D17DF">
              <w:rPr>
                <w:rFonts w:ascii="Courier New" w:hAnsi="Courier New" w:cs="Courier New"/>
                <w:noProof/>
                <w:sz w:val="20"/>
                <w:szCs w:val="20"/>
              </w:rPr>
              <w:t>.</w:t>
            </w:r>
          </w:p>
        </w:tc>
        <w:tc>
          <w:tcPr>
            <w:tcW w:w="1260" w:type="dxa"/>
          </w:tcPr>
          <w:p w14:paraId="7FEB576B" w14:textId="77777777" w:rsidR="001E0683" w:rsidRPr="006D17DF" w:rsidRDefault="001E0683" w:rsidP="00773A33">
            <w:pPr>
              <w:rPr>
                <w:noProof/>
                <w:sz w:val="20"/>
                <w:szCs w:val="20"/>
              </w:rPr>
            </w:pPr>
            <w:r w:rsidRPr="006D17DF">
              <w:rPr>
                <w:noProof/>
                <w:sz w:val="20"/>
                <w:szCs w:val="20"/>
              </w:rPr>
              <w:t>2.241</w:t>
            </w:r>
          </w:p>
        </w:tc>
        <w:tc>
          <w:tcPr>
            <w:tcW w:w="1260" w:type="dxa"/>
          </w:tcPr>
          <w:p w14:paraId="0285A9FF" w14:textId="77777777" w:rsidR="001E0683" w:rsidRPr="006D17DF" w:rsidRDefault="001E0683" w:rsidP="00773A33">
            <w:pPr>
              <w:rPr>
                <w:noProof/>
                <w:sz w:val="20"/>
                <w:szCs w:val="20"/>
              </w:rPr>
            </w:pPr>
            <w:r w:rsidRPr="006D17DF">
              <w:rPr>
                <w:noProof/>
                <w:sz w:val="20"/>
                <w:szCs w:val="20"/>
              </w:rPr>
              <w:t>0.0125</w:t>
            </w:r>
          </w:p>
        </w:tc>
      </w:tr>
      <w:tr w:rsidR="001E0683" w:rsidRPr="0016418C" w14:paraId="744C0E99" w14:textId="77777777" w:rsidTr="00945590">
        <w:tc>
          <w:tcPr>
            <w:tcW w:w="1525" w:type="dxa"/>
          </w:tcPr>
          <w:p w14:paraId="4BD1D3E6"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ryg</w:t>
            </w:r>
            <w:r w:rsidRPr="006D17DF">
              <w:rPr>
                <w:rFonts w:ascii="Courier New" w:hAnsi="Courier New" w:cs="Courier New"/>
                <w:b/>
                <w:bCs/>
                <w:noProof/>
                <w:sz w:val="20"/>
                <w:szCs w:val="20"/>
              </w:rPr>
              <w:t>c</w:t>
            </w:r>
            <w:r w:rsidRPr="006D17DF">
              <w:rPr>
                <w:rFonts w:ascii="Courier New" w:hAnsi="Courier New" w:cs="Courier New"/>
                <w:noProof/>
                <w:sz w:val="20"/>
                <w:szCs w:val="20"/>
              </w:rPr>
              <w:t>g</w:t>
            </w:r>
            <w:r w:rsidRPr="006D17DF">
              <w:rPr>
                <w:rFonts w:ascii="Courier New" w:hAnsi="Courier New" w:cs="Courier New"/>
                <w:b/>
                <w:bCs/>
                <w:noProof/>
                <w:sz w:val="20"/>
                <w:szCs w:val="20"/>
              </w:rPr>
              <w:t>cb</w:t>
            </w:r>
          </w:p>
        </w:tc>
        <w:tc>
          <w:tcPr>
            <w:tcW w:w="1513" w:type="dxa"/>
          </w:tcPr>
          <w:p w14:paraId="4BBAF2C6"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...u.ga</w:t>
            </w:r>
          </w:p>
        </w:tc>
        <w:tc>
          <w:tcPr>
            <w:tcW w:w="1260" w:type="dxa"/>
          </w:tcPr>
          <w:p w14:paraId="5E007610" w14:textId="77777777" w:rsidR="001E0683" w:rsidRPr="006D17DF" w:rsidRDefault="001E0683" w:rsidP="00773A33">
            <w:pPr>
              <w:rPr>
                <w:noProof/>
                <w:sz w:val="20"/>
                <w:szCs w:val="20"/>
              </w:rPr>
            </w:pPr>
            <w:r w:rsidRPr="006D17DF">
              <w:rPr>
                <w:noProof/>
                <w:sz w:val="20"/>
                <w:szCs w:val="20"/>
              </w:rPr>
              <w:t>NA</w:t>
            </w:r>
          </w:p>
        </w:tc>
        <w:tc>
          <w:tcPr>
            <w:tcW w:w="1260" w:type="dxa"/>
          </w:tcPr>
          <w:p w14:paraId="52BE1F60" w14:textId="77777777" w:rsidR="001E0683" w:rsidRPr="006D17DF" w:rsidRDefault="001E0683" w:rsidP="00773A33">
            <w:pPr>
              <w:rPr>
                <w:noProof/>
                <w:sz w:val="20"/>
                <w:szCs w:val="20"/>
              </w:rPr>
            </w:pPr>
            <w:r w:rsidRPr="006D17DF">
              <w:rPr>
                <w:noProof/>
                <w:sz w:val="20"/>
                <w:szCs w:val="20"/>
              </w:rPr>
              <w:t>NA</w:t>
            </w:r>
          </w:p>
        </w:tc>
        <w:tc>
          <w:tcPr>
            <w:tcW w:w="1260" w:type="dxa"/>
          </w:tcPr>
          <w:p w14:paraId="62C67E5D" w14:textId="77777777" w:rsidR="001E0683" w:rsidRPr="006D17DF" w:rsidRDefault="001E0683" w:rsidP="00773A33">
            <w:pPr>
              <w:rPr>
                <w:rFonts w:ascii="Courier New" w:hAnsi="Courier New" w:cs="Courier New"/>
                <w:noProof/>
                <w:sz w:val="20"/>
                <w:szCs w:val="20"/>
              </w:rPr>
            </w:pPr>
            <w:r w:rsidRPr="006D17DF">
              <w:rPr>
                <w:rFonts w:ascii="Courier New" w:hAnsi="Courier New" w:cs="Courier New"/>
                <w:noProof/>
                <w:sz w:val="20"/>
                <w:szCs w:val="20"/>
              </w:rPr>
              <w:t>...u.</w:t>
            </w:r>
            <w:r w:rsidRPr="006D17DF">
              <w:rPr>
                <w:rFonts w:ascii="Courier New" w:hAnsi="Courier New" w:cs="Courier New"/>
                <w:b/>
                <w:bCs/>
                <w:noProof/>
                <w:sz w:val="20"/>
                <w:szCs w:val="20"/>
              </w:rPr>
              <w:t>c</w:t>
            </w:r>
            <w:r w:rsidRPr="006D17DF">
              <w:rPr>
                <w:rFonts w:ascii="Courier New" w:hAnsi="Courier New" w:cs="Courier New"/>
                <w:noProof/>
                <w:sz w:val="20"/>
                <w:szCs w:val="20"/>
              </w:rPr>
              <w:t>a</w:t>
            </w:r>
          </w:p>
        </w:tc>
        <w:tc>
          <w:tcPr>
            <w:tcW w:w="1260" w:type="dxa"/>
          </w:tcPr>
          <w:p w14:paraId="73EAA37A" w14:textId="77777777" w:rsidR="001E0683" w:rsidRPr="006D17DF" w:rsidRDefault="001E0683" w:rsidP="00773A33">
            <w:pPr>
              <w:rPr>
                <w:noProof/>
                <w:sz w:val="20"/>
                <w:szCs w:val="20"/>
              </w:rPr>
            </w:pPr>
            <w:r w:rsidRPr="006D17DF">
              <w:rPr>
                <w:noProof/>
                <w:sz w:val="20"/>
                <w:szCs w:val="20"/>
              </w:rPr>
              <w:t>1.784</w:t>
            </w:r>
          </w:p>
        </w:tc>
        <w:tc>
          <w:tcPr>
            <w:tcW w:w="1260" w:type="dxa"/>
          </w:tcPr>
          <w:p w14:paraId="0B8E7C87" w14:textId="77777777" w:rsidR="001E0683" w:rsidRPr="006D17DF" w:rsidRDefault="001E0683" w:rsidP="00773A33">
            <w:pPr>
              <w:rPr>
                <w:noProof/>
                <w:sz w:val="20"/>
                <w:szCs w:val="20"/>
              </w:rPr>
            </w:pPr>
            <w:r w:rsidRPr="006D17DF">
              <w:rPr>
                <w:noProof/>
                <w:sz w:val="20"/>
                <w:szCs w:val="20"/>
              </w:rPr>
              <w:t>0.0372</w:t>
            </w:r>
          </w:p>
        </w:tc>
      </w:tr>
    </w:tbl>
    <w:p w14:paraId="24D8EF55" w14:textId="77777777" w:rsidR="001E0683" w:rsidRDefault="001E0683" w:rsidP="001E0683">
      <w:pPr>
        <w:rPr>
          <w:noProof/>
        </w:rPr>
      </w:pPr>
    </w:p>
    <w:p w14:paraId="2AF79BAE" w14:textId="77777777" w:rsidR="001E0683" w:rsidRDefault="001E0683">
      <w:pPr>
        <w:spacing w:after="160" w:line="278" w:lineRule="auto"/>
        <w:rPr>
          <w:b/>
          <w:bCs/>
          <w:u w:val="single"/>
        </w:rPr>
      </w:pPr>
      <w:r>
        <w:rPr>
          <w:b/>
          <w:bCs/>
          <w:u w:val="single"/>
        </w:rPr>
        <w:br w:type="page"/>
      </w:r>
    </w:p>
    <w:p w14:paraId="6819C82C" w14:textId="36E59735" w:rsidR="001E0683" w:rsidRPr="006D17DF" w:rsidRDefault="001E0683" w:rsidP="001E0683">
      <w:pPr>
        <w:spacing w:after="160" w:line="278" w:lineRule="auto"/>
      </w:pPr>
      <w:r w:rsidRPr="001E0683">
        <w:rPr>
          <w:b/>
          <w:bCs/>
          <w:u w:val="single"/>
        </w:rPr>
        <w:lastRenderedPageBreak/>
        <w:t xml:space="preserve">Figure </w:t>
      </w:r>
      <w:r w:rsidR="00ED2F3B">
        <w:rPr>
          <w:b/>
          <w:bCs/>
          <w:u w:val="single"/>
        </w:rPr>
        <w:t>1</w:t>
      </w:r>
      <w:r w:rsidR="006D17DF">
        <w:rPr>
          <w:b/>
          <w:bCs/>
          <w:u w:val="single"/>
        </w:rPr>
        <w:t>:</w:t>
      </w:r>
      <w:r w:rsidR="006D17DF">
        <w:t xml:space="preserve"> Manhattan plots of composite statistic for each species. The genes associated with a significant GO term identified for a particular species are mapped to the plot and presented in the color theme of the respective species. The three genes in black were identified as candidate genes in </w:t>
      </w:r>
      <w:ins w:id="473" w:author="Danny Jackson (Student)" w:date="2025-06-24T12:43:00Z" w16du:dateUtc="2025-06-24T19:43:00Z">
        <w:r w:rsidR="00F00686">
          <w:t xml:space="preserve">analyses of parallel evolution across </w:t>
        </w:r>
      </w:ins>
      <w:r w:rsidR="006D17DF">
        <w:t>all three species.</w:t>
      </w:r>
    </w:p>
    <w:p w14:paraId="63431685" w14:textId="1FC3CAE1" w:rsidR="00ED2F3B" w:rsidRDefault="00ED2F3B" w:rsidP="001E0683">
      <w:pPr>
        <w:spacing w:after="160" w:line="278" w:lineRule="auto"/>
        <w:rPr>
          <w:b/>
          <w:bCs/>
          <w:u w:val="single"/>
        </w:rPr>
      </w:pPr>
      <w:r>
        <w:rPr>
          <w:noProof/>
          <w14:ligatures w14:val="standardContextual"/>
        </w:rPr>
        <w:drawing>
          <wp:inline distT="0" distB="0" distL="0" distR="0" wp14:anchorId="354AD60E" wp14:editId="511F7A84">
            <wp:extent cx="5943600" cy="3948430"/>
            <wp:effectExtent l="0" t="0" r="0" b="1270"/>
            <wp:docPr id="1824681985" name="Picture 2" descr="A diagram of a number of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1985" name="Picture 2" descr="A diagram of a number of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14:paraId="7DAEDD8C" w14:textId="77777777" w:rsidR="00ED2F3B" w:rsidRDefault="00ED2F3B">
      <w:pPr>
        <w:spacing w:after="160" w:line="278" w:lineRule="auto"/>
        <w:rPr>
          <w:b/>
          <w:bCs/>
          <w:u w:val="single"/>
        </w:rPr>
      </w:pPr>
      <w:r>
        <w:rPr>
          <w:b/>
          <w:bCs/>
          <w:u w:val="single"/>
        </w:rPr>
        <w:br w:type="page"/>
      </w:r>
    </w:p>
    <w:p w14:paraId="5220B0EB" w14:textId="21336D36" w:rsidR="00ED2F3B" w:rsidRPr="006D17DF" w:rsidRDefault="00ED2F3B" w:rsidP="001E0683">
      <w:pPr>
        <w:spacing w:after="160" w:line="278" w:lineRule="auto"/>
      </w:pPr>
      <w:r>
        <w:rPr>
          <w:b/>
          <w:bCs/>
          <w:u w:val="single"/>
        </w:rPr>
        <w:lastRenderedPageBreak/>
        <w:t>Figure 2</w:t>
      </w:r>
      <w:r w:rsidR="006D17DF">
        <w:rPr>
          <w:b/>
          <w:bCs/>
          <w:u w:val="single"/>
        </w:rPr>
        <w:t>:</w:t>
      </w:r>
      <w:r w:rsidR="006D17DF" w:rsidRPr="006D17DF">
        <w:rPr>
          <w:b/>
          <w:bCs/>
        </w:rPr>
        <w:t xml:space="preserve"> A</w:t>
      </w:r>
      <w:r w:rsidR="006D17DF">
        <w:t>. Counts of candidate genes identified in the top 1% of windows of each species using the composite statistic.</w:t>
      </w:r>
      <w:ins w:id="474" w:author="Danny Jackson (Student)" w:date="2025-06-19T12:21:00Z" w16du:dateUtc="2025-06-19T19:21:00Z">
        <w:r w:rsidR="00AC0585">
          <w:t xml:space="preserve"> Only three genes were found in all three species, </w:t>
        </w:r>
        <w:r w:rsidR="00AC0585" w:rsidRPr="00AC0585">
          <w:rPr>
            <w:i/>
            <w:iCs/>
            <w:rPrChange w:id="475" w:author="Danny Jackson (Student)" w:date="2025-06-19T12:21:00Z" w16du:dateUtc="2025-06-19T19:21:00Z">
              <w:rPr/>
            </w:rPrChange>
          </w:rPr>
          <w:t>BMPER</w:t>
        </w:r>
        <w:r w:rsidR="00AC0585">
          <w:t xml:space="preserve">, </w:t>
        </w:r>
        <w:r w:rsidR="00AC0585" w:rsidRPr="00AC0585">
          <w:rPr>
            <w:i/>
            <w:iCs/>
            <w:rPrChange w:id="476" w:author="Danny Jackson (Student)" w:date="2025-06-19T12:21:00Z" w16du:dateUtc="2025-06-19T19:21:00Z">
              <w:rPr/>
            </w:rPrChange>
          </w:rPr>
          <w:t>NUDT4</w:t>
        </w:r>
        <w:r w:rsidR="00AC0585">
          <w:t xml:space="preserve">, and </w:t>
        </w:r>
        <w:r w:rsidR="00AC0585" w:rsidRPr="00AC0585">
          <w:rPr>
            <w:i/>
            <w:iCs/>
            <w:rPrChange w:id="477" w:author="Danny Jackson (Student)" w:date="2025-06-19T12:21:00Z" w16du:dateUtc="2025-06-19T19:21:00Z">
              <w:rPr/>
            </w:rPrChange>
          </w:rPr>
          <w:t>TENM3</w:t>
        </w:r>
        <w:r w:rsidR="00AC0585">
          <w:t xml:space="preserve">. </w:t>
        </w:r>
      </w:ins>
      <w:r w:rsidR="006D17DF">
        <w:t xml:space="preserve"> </w:t>
      </w:r>
      <w:r w:rsidR="006D17DF" w:rsidRPr="006D17DF">
        <w:rPr>
          <w:b/>
          <w:bCs/>
        </w:rPr>
        <w:t>B</w:t>
      </w:r>
      <w:r w:rsidR="006D17DF">
        <w:t>.</w:t>
      </w:r>
      <w:ins w:id="478" w:author="Danny Jackson (Student)" w:date="2025-06-19T12:06:00Z" w16du:dateUtc="2025-06-19T19:06:00Z">
        <w:r w:rsidR="0023783F">
          <w:t xml:space="preserve"> </w:t>
        </w:r>
        <w:r w:rsidR="000B5C8D">
          <w:t>Manhattan plots of F</w:t>
        </w:r>
        <w:r w:rsidR="000B5C8D" w:rsidRPr="000B5C8D">
          <w:rPr>
            <w:vertAlign w:val="subscript"/>
            <w:rPrChange w:id="479" w:author="Danny Jackson (Student)" w:date="2025-06-19T12:06:00Z" w16du:dateUtc="2025-06-19T19:06:00Z">
              <w:rPr/>
            </w:rPrChange>
          </w:rPr>
          <w:t>ST</w:t>
        </w:r>
        <w:r w:rsidR="000B5C8D">
          <w:t xml:space="preserve"> values </w:t>
        </w:r>
      </w:ins>
      <w:ins w:id="480" w:author="Danny Jackson (Student)" w:date="2025-06-19T12:07:00Z" w16du:dateUtc="2025-06-19T19:07:00Z">
        <w:r w:rsidR="000B5C8D">
          <w:t xml:space="preserve">for every site within each gene, defined as the coordinates in the </w:t>
        </w:r>
        <w:proofErr w:type="spellStart"/>
        <w:r w:rsidR="000B5C8D">
          <w:t>gff</w:t>
        </w:r>
        <w:proofErr w:type="spellEnd"/>
        <w:r w:rsidR="000B5C8D">
          <w:t xml:space="preserve"> file.</w:t>
        </w:r>
      </w:ins>
      <w:ins w:id="481" w:author="Danny Jackson (Student)" w:date="2025-06-19T12:09:00Z" w16du:dateUtc="2025-06-19T19:09:00Z">
        <w:r w:rsidR="000B5C8D">
          <w:t xml:space="preserve"> </w:t>
        </w:r>
      </w:ins>
      <w:ins w:id="482" w:author="Danny Jackson (Student)" w:date="2025-06-19T12:20:00Z" w16du:dateUtc="2025-06-19T19:20:00Z">
        <w:r w:rsidR="00AC0585">
          <w:t>Bright red points represent SNPs with high F</w:t>
        </w:r>
        <w:r w:rsidR="00AC0585" w:rsidRPr="00AC0585">
          <w:rPr>
            <w:vertAlign w:val="subscript"/>
            <w:rPrChange w:id="483" w:author="Danny Jackson (Student)" w:date="2025-06-19T12:22:00Z" w16du:dateUtc="2025-06-19T19:22:00Z">
              <w:rPr/>
            </w:rPrChange>
          </w:rPr>
          <w:t>ST</w:t>
        </w:r>
        <w:r w:rsidR="00AC0585">
          <w:t xml:space="preserve"> and a polymorphism where one haplotype has a CpG site and </w:t>
        </w:r>
      </w:ins>
      <w:ins w:id="484" w:author="Danny Jackson (Student)" w:date="2025-06-19T12:21:00Z" w16du:dateUtc="2025-06-19T19:21:00Z">
        <w:r w:rsidR="00AC0585">
          <w:t>the other does not.</w:t>
        </w:r>
      </w:ins>
      <w:ins w:id="485" w:author="Danny Jackson (Student)" w:date="2025-06-19T12:20:00Z" w16du:dateUtc="2025-06-19T19:20:00Z">
        <w:r w:rsidR="00AC0585">
          <w:t xml:space="preserve"> </w:t>
        </w:r>
      </w:ins>
      <w:ins w:id="486" w:author="Danny Jackson (Student)" w:date="2025-06-19T12:10:00Z" w16du:dateUtc="2025-06-19T19:10:00Z">
        <w:r w:rsidR="000B5C8D">
          <w:t>The three genes are from chromosome 2, 1A, and 4, respectively; genes are presented in alphabetical order.</w:t>
        </w:r>
      </w:ins>
      <w:ins w:id="487" w:author="Danny Jackson (Student)" w:date="2025-06-19T12:06:00Z" w16du:dateUtc="2025-06-19T19:06:00Z">
        <w:r w:rsidR="0023783F">
          <w:t xml:space="preserve"> </w:t>
        </w:r>
        <w:r w:rsidR="0023783F" w:rsidRPr="0023783F">
          <w:rPr>
            <w:b/>
            <w:bCs/>
            <w:rPrChange w:id="488" w:author="Danny Jackson (Student)" w:date="2025-06-19T12:06:00Z" w16du:dateUtc="2025-06-19T19:06:00Z">
              <w:rPr/>
            </w:rPrChange>
          </w:rPr>
          <w:t>C.</w:t>
        </w:r>
      </w:ins>
      <w:r w:rsidR="006D17DF">
        <w:t xml:space="preserve"> Change in allele frequency of </w:t>
      </w:r>
      <w:ins w:id="489" w:author="Danny Jackson (Student)" w:date="2025-06-19T12:22:00Z" w16du:dateUtc="2025-06-19T19:22:00Z">
        <w:r w:rsidR="00AC0585">
          <w:t xml:space="preserve">polymorphic </w:t>
        </w:r>
      </w:ins>
      <w:r w:rsidR="006D17DF">
        <w:t xml:space="preserve">CpG sites identified within the three genes </w:t>
      </w:r>
      <w:del w:id="490" w:author="Danny Jackson (Student)" w:date="2025-06-19T12:22:00Z" w16du:dateUtc="2025-06-19T19:22:00Z">
        <w:r w:rsidR="006D17DF" w:rsidDel="00AC0585">
          <w:delText xml:space="preserve">identified within all three focal taxa, the three genes </w:delText>
        </w:r>
      </w:del>
      <w:r w:rsidR="006D17DF">
        <w:t xml:space="preserve">in the center of the </w:t>
      </w:r>
      <w:r w:rsidR="00657560">
        <w:t>V</w:t>
      </w:r>
      <w:r w:rsidR="006D17DF">
        <w:t xml:space="preserve">enn diagram in </w:t>
      </w:r>
      <w:r w:rsidR="006D17DF" w:rsidRPr="006D17DF">
        <w:rPr>
          <w:i/>
          <w:iCs/>
        </w:rPr>
        <w:t>A</w:t>
      </w:r>
      <w:r w:rsidR="006D17DF">
        <w:t>. Allele frequencies are encoded to show the frequency of the allele that contains the CpG pattern at a particular site rather than the alternative allele.</w:t>
      </w:r>
    </w:p>
    <w:p w14:paraId="0051B0D0" w14:textId="331E3F9B" w:rsidR="001E0683" w:rsidRPr="00903CDB" w:rsidRDefault="001E0683" w:rsidP="001E0683">
      <w:pPr>
        <w:spacing w:after="160" w:line="278" w:lineRule="auto"/>
      </w:pPr>
      <w:r>
        <w:rPr>
          <w:noProof/>
          <w14:ligatures w14:val="standardContextual"/>
        </w:rPr>
        <w:drawing>
          <wp:inline distT="0" distB="0" distL="0" distR="0" wp14:anchorId="2A7AF7F9" wp14:editId="77C42AD7">
            <wp:extent cx="5943600" cy="3138264"/>
            <wp:effectExtent l="0" t="0" r="0" b="0"/>
            <wp:docPr id="42073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3063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8264"/>
                    </a:xfrm>
                    <a:prstGeom prst="rect">
                      <a:avLst/>
                    </a:prstGeom>
                  </pic:spPr>
                </pic:pic>
              </a:graphicData>
            </a:graphic>
          </wp:inline>
        </w:drawing>
      </w:r>
    </w:p>
    <w:p w14:paraId="2006C1D3" w14:textId="77777777" w:rsidR="00903CDB" w:rsidRDefault="00903CDB" w:rsidP="00F678AC">
      <w:pPr>
        <w:spacing w:after="160" w:line="278" w:lineRule="auto"/>
        <w:ind w:firstLine="360"/>
      </w:pPr>
    </w:p>
    <w:p w14:paraId="5984C1F9" w14:textId="448B1D6B" w:rsidR="00F678AC" w:rsidRPr="00F678AC" w:rsidRDefault="00EC0CC4" w:rsidP="00F678AC">
      <w:pPr>
        <w:spacing w:after="160" w:line="278" w:lineRule="auto"/>
        <w:ind w:firstLine="360"/>
      </w:pPr>
      <w:r>
        <w:t xml:space="preserve"> </w:t>
      </w:r>
    </w:p>
    <w:p w14:paraId="43AC706A" w14:textId="04C5CF58" w:rsidR="00857BB0" w:rsidRDefault="00F678AC" w:rsidP="000B32DA">
      <w:pPr>
        <w:spacing w:after="160" w:line="278" w:lineRule="auto"/>
        <w:ind w:firstLine="360"/>
      </w:pPr>
      <w:r>
        <w:t xml:space="preserve">  </w:t>
      </w:r>
    </w:p>
    <w:p w14:paraId="5D114431" w14:textId="3292C56B" w:rsidR="000129E9" w:rsidRDefault="000129E9" w:rsidP="000B32DA">
      <w:pPr>
        <w:spacing w:after="160" w:line="278" w:lineRule="auto"/>
        <w:ind w:firstLine="360"/>
      </w:pPr>
      <w:r>
        <w:br w:type="page"/>
      </w:r>
    </w:p>
    <w:p w14:paraId="586AF658" w14:textId="3F5C90BA" w:rsidR="00141FA8" w:rsidRDefault="00141FA8" w:rsidP="00141FA8">
      <w:pPr>
        <w:pStyle w:val="Bibliography"/>
        <w:rPr>
          <w:b/>
          <w:bCs/>
          <w:u w:val="single"/>
        </w:rPr>
      </w:pPr>
      <w:r>
        <w:rPr>
          <w:b/>
          <w:bCs/>
          <w:u w:val="single"/>
        </w:rPr>
        <w:lastRenderedPageBreak/>
        <w:t>References</w:t>
      </w:r>
    </w:p>
    <w:p w14:paraId="0076075E" w14:textId="77777777" w:rsidR="00F00686" w:rsidRPr="00F00686" w:rsidRDefault="000E4458" w:rsidP="00F00686">
      <w:pPr>
        <w:pStyle w:val="Bibliography"/>
        <w:rPr>
          <w:rFonts w:eastAsiaTheme="minorHAnsi"/>
        </w:rPr>
      </w:pPr>
      <w:r>
        <w:rPr>
          <w:b/>
          <w:bCs/>
          <w:u w:val="single"/>
        </w:rPr>
        <w:fldChar w:fldCharType="begin"/>
      </w:r>
      <w:r w:rsidR="00F00686">
        <w:rPr>
          <w:b/>
          <w:bCs/>
          <w:u w:val="single"/>
        </w:rPr>
        <w:instrText xml:space="preserve"> ADDIN ZOTERO_BIBL {"uncited":[],"omitted":[],"custom":[]} CSL_BIBLIOGRAPHY </w:instrText>
      </w:r>
      <w:r>
        <w:rPr>
          <w:b/>
          <w:bCs/>
          <w:u w:val="single"/>
        </w:rPr>
        <w:fldChar w:fldCharType="separate"/>
      </w:r>
      <w:r w:rsidR="00F00686" w:rsidRPr="00F00686">
        <w:rPr>
          <w:rFonts w:eastAsiaTheme="minorHAnsi"/>
        </w:rPr>
        <w:t xml:space="preserve">1. </w:t>
      </w:r>
      <w:r w:rsidR="00F00686" w:rsidRPr="00F00686">
        <w:rPr>
          <w:rFonts w:eastAsiaTheme="minorHAnsi"/>
        </w:rPr>
        <w:tab/>
        <w:t xml:space="preserve">J. M. Alves, M. Carneiro, J. Y. Cheng, A. Lemos de Matos, M. M. Rahman, L. Loog, P. F. Campos, N. Wales, A. Eriksson, A. Manica, T. Strive, S. C. Graham, S. Afonso, D. J. Bell, L. Belmont, J. P. Day, S. J. Fuller, S. </w:t>
      </w:r>
      <w:proofErr w:type="spellStart"/>
      <w:r w:rsidR="00F00686" w:rsidRPr="00F00686">
        <w:rPr>
          <w:rFonts w:eastAsiaTheme="minorHAnsi"/>
        </w:rPr>
        <w:t>Marchandeau</w:t>
      </w:r>
      <w:proofErr w:type="spellEnd"/>
      <w:r w:rsidR="00F00686" w:rsidRPr="00F00686">
        <w:rPr>
          <w:rFonts w:eastAsiaTheme="minorHAnsi"/>
        </w:rPr>
        <w:t xml:space="preserve">, W. J. Palmer, G. </w:t>
      </w:r>
      <w:proofErr w:type="spellStart"/>
      <w:r w:rsidR="00F00686" w:rsidRPr="00F00686">
        <w:rPr>
          <w:rFonts w:eastAsiaTheme="minorHAnsi"/>
        </w:rPr>
        <w:t>Queney</w:t>
      </w:r>
      <w:proofErr w:type="spellEnd"/>
      <w:r w:rsidR="00F00686" w:rsidRPr="00F00686">
        <w:rPr>
          <w:rFonts w:eastAsiaTheme="minorHAnsi"/>
        </w:rPr>
        <w:t xml:space="preserve">, A. K. Surridge, F. G. Vieira, G. McFadden, R. Nielsen, M. T. P. Gilbert, P. J. Esteves, N. Ferrand, F. M. </w:t>
      </w:r>
      <w:proofErr w:type="spellStart"/>
      <w:r w:rsidR="00F00686" w:rsidRPr="00F00686">
        <w:rPr>
          <w:rFonts w:eastAsiaTheme="minorHAnsi"/>
        </w:rPr>
        <w:t>Jiggins</w:t>
      </w:r>
      <w:proofErr w:type="spellEnd"/>
      <w:r w:rsidR="00F00686" w:rsidRPr="00F00686">
        <w:rPr>
          <w:rFonts w:eastAsiaTheme="minorHAnsi"/>
        </w:rPr>
        <w:t xml:space="preserve">, Parallel adaptation of rabbit populations to myxoma virus. </w:t>
      </w:r>
      <w:r w:rsidR="00F00686" w:rsidRPr="00F00686">
        <w:rPr>
          <w:rFonts w:eastAsiaTheme="minorHAnsi"/>
          <w:i/>
          <w:iCs/>
        </w:rPr>
        <w:t>Science</w:t>
      </w:r>
      <w:r w:rsidR="00F00686" w:rsidRPr="00F00686">
        <w:rPr>
          <w:rFonts w:eastAsiaTheme="minorHAnsi"/>
        </w:rPr>
        <w:t xml:space="preserve"> </w:t>
      </w:r>
      <w:r w:rsidR="00F00686" w:rsidRPr="00F00686">
        <w:rPr>
          <w:rFonts w:eastAsiaTheme="minorHAnsi"/>
          <w:b/>
          <w:bCs/>
        </w:rPr>
        <w:t>363</w:t>
      </w:r>
      <w:r w:rsidR="00F00686" w:rsidRPr="00F00686">
        <w:rPr>
          <w:rFonts w:eastAsiaTheme="minorHAnsi"/>
        </w:rPr>
        <w:t>, 1319–1326 (2019).</w:t>
      </w:r>
    </w:p>
    <w:p w14:paraId="4B055EF7" w14:textId="77777777" w:rsidR="00F00686" w:rsidRPr="00F00686" w:rsidRDefault="00F00686" w:rsidP="00F00686">
      <w:pPr>
        <w:pStyle w:val="Bibliography"/>
        <w:rPr>
          <w:rFonts w:eastAsiaTheme="minorHAnsi"/>
        </w:rPr>
      </w:pPr>
      <w:r w:rsidRPr="00F00686">
        <w:rPr>
          <w:rFonts w:eastAsiaTheme="minorHAnsi"/>
        </w:rPr>
        <w:t xml:space="preserve">2. </w:t>
      </w:r>
      <w:r w:rsidRPr="00F00686">
        <w:rPr>
          <w:rFonts w:eastAsiaTheme="minorHAnsi"/>
        </w:rPr>
        <w:tab/>
        <w:t xml:space="preserve">P. R. Grant, B. R. Grant, Unpredictable Evolution in a 30-Year Study of Darwin’s Finches. </w:t>
      </w:r>
      <w:r w:rsidRPr="00F00686">
        <w:rPr>
          <w:rFonts w:eastAsiaTheme="minorHAnsi"/>
          <w:i/>
          <w:iCs/>
        </w:rPr>
        <w:t>Science</w:t>
      </w:r>
      <w:r w:rsidRPr="00F00686">
        <w:rPr>
          <w:rFonts w:eastAsiaTheme="minorHAnsi"/>
        </w:rPr>
        <w:t xml:space="preserve"> </w:t>
      </w:r>
      <w:r w:rsidRPr="00F00686">
        <w:rPr>
          <w:rFonts w:eastAsiaTheme="minorHAnsi"/>
          <w:b/>
          <w:bCs/>
        </w:rPr>
        <w:t>296</w:t>
      </w:r>
      <w:r w:rsidRPr="00F00686">
        <w:rPr>
          <w:rFonts w:eastAsiaTheme="minorHAnsi"/>
        </w:rPr>
        <w:t>, 707–711 (2002).</w:t>
      </w:r>
    </w:p>
    <w:p w14:paraId="2818FDF4" w14:textId="77777777" w:rsidR="00F00686" w:rsidRPr="00F00686" w:rsidRDefault="00F00686" w:rsidP="00F00686">
      <w:pPr>
        <w:pStyle w:val="Bibliography"/>
        <w:rPr>
          <w:rFonts w:eastAsiaTheme="minorHAnsi"/>
        </w:rPr>
      </w:pPr>
      <w:r w:rsidRPr="00F00686">
        <w:rPr>
          <w:rFonts w:eastAsiaTheme="minorHAnsi"/>
        </w:rPr>
        <w:t xml:space="preserve">3. </w:t>
      </w:r>
      <w:r w:rsidRPr="00F00686">
        <w:rPr>
          <w:rFonts w:eastAsiaTheme="minorHAnsi"/>
        </w:rPr>
        <w:tab/>
        <w:t xml:space="preserve">S. </w:t>
      </w:r>
      <w:proofErr w:type="spellStart"/>
      <w:r w:rsidRPr="00F00686">
        <w:rPr>
          <w:rFonts w:eastAsiaTheme="minorHAnsi"/>
        </w:rPr>
        <w:t>Lamichhaney</w:t>
      </w:r>
      <w:proofErr w:type="spellEnd"/>
      <w:r w:rsidRPr="00F00686">
        <w:rPr>
          <w:rFonts w:eastAsiaTheme="minorHAnsi"/>
        </w:rPr>
        <w:t xml:space="preserve">, F. Han, J. Berglund, C. Wang, M. S. </w:t>
      </w:r>
      <w:proofErr w:type="spellStart"/>
      <w:r w:rsidRPr="00F00686">
        <w:rPr>
          <w:rFonts w:eastAsiaTheme="minorHAnsi"/>
        </w:rPr>
        <w:t>Almén</w:t>
      </w:r>
      <w:proofErr w:type="spellEnd"/>
      <w:r w:rsidRPr="00F00686">
        <w:rPr>
          <w:rFonts w:eastAsiaTheme="minorHAnsi"/>
        </w:rPr>
        <w:t xml:space="preserve">, M. T. Webster, B. R. Grant, P. R. Grant, L. Andersson, A beak size locus in Darwin’s finches facilitated character displacement during a drought. </w:t>
      </w:r>
      <w:r w:rsidRPr="00F00686">
        <w:rPr>
          <w:rFonts w:eastAsiaTheme="minorHAnsi"/>
          <w:i/>
          <w:iCs/>
        </w:rPr>
        <w:t>Science</w:t>
      </w:r>
      <w:r w:rsidRPr="00F00686">
        <w:rPr>
          <w:rFonts w:eastAsiaTheme="minorHAnsi"/>
        </w:rPr>
        <w:t xml:space="preserve"> </w:t>
      </w:r>
      <w:r w:rsidRPr="00F00686">
        <w:rPr>
          <w:rFonts w:eastAsiaTheme="minorHAnsi"/>
          <w:b/>
          <w:bCs/>
        </w:rPr>
        <w:t>352</w:t>
      </w:r>
      <w:r w:rsidRPr="00F00686">
        <w:rPr>
          <w:rFonts w:eastAsiaTheme="minorHAnsi"/>
        </w:rPr>
        <w:t>, 470–474 (2016).</w:t>
      </w:r>
    </w:p>
    <w:p w14:paraId="61D33EDF" w14:textId="77777777" w:rsidR="00F00686" w:rsidRPr="00F00686" w:rsidRDefault="00F00686" w:rsidP="00F00686">
      <w:pPr>
        <w:pStyle w:val="Bibliography"/>
        <w:rPr>
          <w:rFonts w:eastAsiaTheme="minorHAnsi"/>
        </w:rPr>
      </w:pPr>
      <w:r w:rsidRPr="00F00686">
        <w:rPr>
          <w:rFonts w:eastAsiaTheme="minorHAnsi"/>
        </w:rPr>
        <w:t xml:space="preserve">4. </w:t>
      </w:r>
      <w:r w:rsidRPr="00F00686">
        <w:rPr>
          <w:rFonts w:eastAsiaTheme="minorHAnsi"/>
        </w:rPr>
        <w:tab/>
        <w:t xml:space="preserve">P. R. Grant, B. R. Grant, </w:t>
      </w:r>
      <w:r w:rsidRPr="00F00686">
        <w:rPr>
          <w:rFonts w:eastAsiaTheme="minorHAnsi"/>
          <w:i/>
          <w:iCs/>
        </w:rPr>
        <w:t>40 Years of Evolution: Darwin’s Finches on Daphne Major Island</w:t>
      </w:r>
      <w:r w:rsidRPr="00F00686">
        <w:rPr>
          <w:rFonts w:eastAsiaTheme="minorHAnsi"/>
        </w:rPr>
        <w:t xml:space="preserve"> (Princeton University Press, 2014; https://www.degruyterbrill.com/document/doi/10.1515/9781400851300/html).</w:t>
      </w:r>
    </w:p>
    <w:p w14:paraId="001FEAED" w14:textId="77777777" w:rsidR="00F00686" w:rsidRPr="00F00686" w:rsidRDefault="00F00686" w:rsidP="00F00686">
      <w:pPr>
        <w:pStyle w:val="Bibliography"/>
        <w:rPr>
          <w:rFonts w:eastAsiaTheme="minorHAnsi"/>
        </w:rPr>
      </w:pPr>
      <w:r w:rsidRPr="00F00686">
        <w:rPr>
          <w:rFonts w:eastAsiaTheme="minorHAnsi"/>
        </w:rPr>
        <w:t xml:space="preserve">5. </w:t>
      </w:r>
      <w:r w:rsidRPr="00F00686">
        <w:rPr>
          <w:rFonts w:eastAsiaTheme="minorHAnsi"/>
        </w:rPr>
        <w:tab/>
        <w:t xml:space="preserve">P. R. Grant, B. R. Grant, From microcosm to macrocosm: adaptive radiation of Darwin’s finches. </w:t>
      </w:r>
      <w:r w:rsidRPr="00F00686">
        <w:rPr>
          <w:rFonts w:eastAsiaTheme="minorHAnsi"/>
          <w:i/>
          <w:iCs/>
        </w:rPr>
        <w:t>Evolutionary Journal of the Linnean Society</w:t>
      </w:r>
      <w:r w:rsidRPr="00F00686">
        <w:rPr>
          <w:rFonts w:eastAsiaTheme="minorHAnsi"/>
        </w:rPr>
        <w:t xml:space="preserve"> </w:t>
      </w:r>
      <w:r w:rsidRPr="00F00686">
        <w:rPr>
          <w:rFonts w:eastAsiaTheme="minorHAnsi"/>
          <w:b/>
          <w:bCs/>
        </w:rPr>
        <w:t>3</w:t>
      </w:r>
      <w:r w:rsidRPr="00F00686">
        <w:rPr>
          <w:rFonts w:eastAsiaTheme="minorHAnsi"/>
        </w:rPr>
        <w:t>, kzae006 (2024).</w:t>
      </w:r>
    </w:p>
    <w:p w14:paraId="63842784" w14:textId="77777777" w:rsidR="00F00686" w:rsidRPr="00F00686" w:rsidRDefault="00F00686" w:rsidP="00F00686">
      <w:pPr>
        <w:pStyle w:val="Bibliography"/>
        <w:rPr>
          <w:rFonts w:eastAsiaTheme="minorHAnsi"/>
        </w:rPr>
      </w:pPr>
      <w:r w:rsidRPr="00F00686">
        <w:rPr>
          <w:rFonts w:eastAsiaTheme="minorHAnsi"/>
        </w:rPr>
        <w:t xml:space="preserve">6. </w:t>
      </w:r>
      <w:r w:rsidRPr="00F00686">
        <w:rPr>
          <w:rFonts w:eastAsiaTheme="minorHAnsi"/>
        </w:rPr>
        <w:tab/>
        <w:t xml:space="preserve">B. Fessl, S. </w:t>
      </w:r>
      <w:proofErr w:type="spellStart"/>
      <w:r w:rsidRPr="00F00686">
        <w:rPr>
          <w:rFonts w:eastAsiaTheme="minorHAnsi"/>
        </w:rPr>
        <w:t>Tebbich</w:t>
      </w:r>
      <w:proofErr w:type="spellEnd"/>
      <w:r w:rsidRPr="00F00686">
        <w:rPr>
          <w:rFonts w:eastAsiaTheme="minorHAnsi"/>
        </w:rPr>
        <w:t xml:space="preserve">, </w:t>
      </w:r>
      <w:proofErr w:type="spellStart"/>
      <w:r w:rsidRPr="00F00686">
        <w:rPr>
          <w:rFonts w:eastAsiaTheme="minorHAnsi"/>
        </w:rPr>
        <w:t>Philornis</w:t>
      </w:r>
      <w:proofErr w:type="spellEnd"/>
      <w:r w:rsidRPr="00F00686">
        <w:rPr>
          <w:rFonts w:eastAsiaTheme="minorHAnsi"/>
        </w:rPr>
        <w:t xml:space="preserve"> </w:t>
      </w:r>
      <w:proofErr w:type="spellStart"/>
      <w:r w:rsidRPr="00F00686">
        <w:rPr>
          <w:rFonts w:eastAsiaTheme="minorHAnsi"/>
        </w:rPr>
        <w:t>downsi</w:t>
      </w:r>
      <w:proofErr w:type="spellEnd"/>
      <w:r w:rsidRPr="00F00686">
        <w:rPr>
          <w:rFonts w:eastAsiaTheme="minorHAnsi"/>
        </w:rPr>
        <w:t xml:space="preserve">– a recently discovered parasite on the Galápagos archipelago – a threat for Darwin’s finches? </w:t>
      </w:r>
      <w:r w:rsidRPr="00F00686">
        <w:rPr>
          <w:rFonts w:eastAsiaTheme="minorHAnsi"/>
          <w:i/>
          <w:iCs/>
        </w:rPr>
        <w:t>Ibis</w:t>
      </w:r>
      <w:r w:rsidRPr="00F00686">
        <w:rPr>
          <w:rFonts w:eastAsiaTheme="minorHAnsi"/>
        </w:rPr>
        <w:t xml:space="preserve"> </w:t>
      </w:r>
      <w:r w:rsidRPr="00F00686">
        <w:rPr>
          <w:rFonts w:eastAsiaTheme="minorHAnsi"/>
          <w:b/>
          <w:bCs/>
        </w:rPr>
        <w:t>144</w:t>
      </w:r>
      <w:r w:rsidRPr="00F00686">
        <w:rPr>
          <w:rFonts w:eastAsiaTheme="minorHAnsi"/>
        </w:rPr>
        <w:t>, 445–451 (2002).</w:t>
      </w:r>
    </w:p>
    <w:p w14:paraId="5FECCD3E" w14:textId="77777777" w:rsidR="00F00686" w:rsidRPr="00F00686" w:rsidRDefault="00F00686" w:rsidP="00F00686">
      <w:pPr>
        <w:pStyle w:val="Bibliography"/>
        <w:rPr>
          <w:rFonts w:eastAsiaTheme="minorHAnsi"/>
        </w:rPr>
      </w:pPr>
      <w:r w:rsidRPr="00F00686">
        <w:rPr>
          <w:rFonts w:eastAsiaTheme="minorHAnsi"/>
        </w:rPr>
        <w:t xml:space="preserve">7. </w:t>
      </w:r>
      <w:r w:rsidRPr="00F00686">
        <w:rPr>
          <w:rFonts w:eastAsiaTheme="minorHAnsi"/>
        </w:rPr>
        <w:tab/>
        <w:t xml:space="preserve">S. M. McNew, D. H. Clayton, Alien Invasion: Biology of </w:t>
      </w:r>
      <w:proofErr w:type="spellStart"/>
      <w:r w:rsidRPr="00F00686">
        <w:rPr>
          <w:rFonts w:eastAsiaTheme="minorHAnsi"/>
        </w:rPr>
        <w:t>Philornis</w:t>
      </w:r>
      <w:proofErr w:type="spellEnd"/>
      <w:r w:rsidRPr="00F00686">
        <w:rPr>
          <w:rFonts w:eastAsiaTheme="minorHAnsi"/>
        </w:rPr>
        <w:t xml:space="preserve"> Flies Highlighting </w:t>
      </w:r>
      <w:proofErr w:type="spellStart"/>
      <w:r w:rsidRPr="00F00686">
        <w:rPr>
          <w:rFonts w:eastAsiaTheme="minorHAnsi"/>
        </w:rPr>
        <w:t>Philornis</w:t>
      </w:r>
      <w:proofErr w:type="spellEnd"/>
      <w:r w:rsidRPr="00F00686">
        <w:rPr>
          <w:rFonts w:eastAsiaTheme="minorHAnsi"/>
        </w:rPr>
        <w:t xml:space="preserve"> </w:t>
      </w:r>
      <w:proofErr w:type="spellStart"/>
      <w:r w:rsidRPr="00F00686">
        <w:rPr>
          <w:rFonts w:eastAsiaTheme="minorHAnsi"/>
        </w:rPr>
        <w:t>downsi</w:t>
      </w:r>
      <w:proofErr w:type="spellEnd"/>
      <w:r w:rsidRPr="00F00686">
        <w:rPr>
          <w:rFonts w:eastAsiaTheme="minorHAnsi"/>
        </w:rPr>
        <w:t xml:space="preserve">, an Introduced Parasite of Galápagos Birds. </w:t>
      </w:r>
      <w:r w:rsidRPr="00F00686">
        <w:rPr>
          <w:rFonts w:eastAsiaTheme="minorHAnsi"/>
          <w:i/>
          <w:iCs/>
        </w:rPr>
        <w:t>Annual Review of Entomology</w:t>
      </w:r>
      <w:r w:rsidRPr="00F00686">
        <w:rPr>
          <w:rFonts w:eastAsiaTheme="minorHAnsi"/>
        </w:rPr>
        <w:t xml:space="preserve"> </w:t>
      </w:r>
      <w:r w:rsidRPr="00F00686">
        <w:rPr>
          <w:rFonts w:eastAsiaTheme="minorHAnsi"/>
          <w:b/>
          <w:bCs/>
        </w:rPr>
        <w:t>63</w:t>
      </w:r>
      <w:r w:rsidRPr="00F00686">
        <w:rPr>
          <w:rFonts w:eastAsiaTheme="minorHAnsi"/>
        </w:rPr>
        <w:t>, 369–387 (2018).</w:t>
      </w:r>
    </w:p>
    <w:p w14:paraId="1A8AA708" w14:textId="77777777" w:rsidR="00F00686" w:rsidRPr="00F00686" w:rsidRDefault="00F00686" w:rsidP="00F00686">
      <w:pPr>
        <w:pStyle w:val="Bibliography"/>
        <w:rPr>
          <w:rFonts w:eastAsiaTheme="minorHAnsi"/>
        </w:rPr>
      </w:pPr>
      <w:r w:rsidRPr="00F00686">
        <w:rPr>
          <w:rFonts w:eastAsiaTheme="minorHAnsi"/>
        </w:rPr>
        <w:t xml:space="preserve">8. </w:t>
      </w:r>
      <w:r w:rsidRPr="00F00686">
        <w:rPr>
          <w:rFonts w:eastAsiaTheme="minorHAnsi"/>
        </w:rPr>
        <w:tab/>
        <w:t xml:space="preserve">A. </w:t>
      </w:r>
      <w:proofErr w:type="spellStart"/>
      <w:r w:rsidRPr="00F00686">
        <w:rPr>
          <w:rFonts w:eastAsiaTheme="minorHAnsi"/>
        </w:rPr>
        <w:t>Cimadom</w:t>
      </w:r>
      <w:proofErr w:type="spellEnd"/>
      <w:r w:rsidRPr="00F00686">
        <w:rPr>
          <w:rFonts w:eastAsiaTheme="minorHAnsi"/>
        </w:rPr>
        <w:t xml:space="preserve">, A. Ulloa, P. Meidl, M. </w:t>
      </w:r>
      <w:proofErr w:type="spellStart"/>
      <w:r w:rsidRPr="00F00686">
        <w:rPr>
          <w:rFonts w:eastAsiaTheme="minorHAnsi"/>
        </w:rPr>
        <w:t>Zöttl</w:t>
      </w:r>
      <w:proofErr w:type="spellEnd"/>
      <w:r w:rsidRPr="00F00686">
        <w:rPr>
          <w:rFonts w:eastAsiaTheme="minorHAnsi"/>
        </w:rPr>
        <w:t xml:space="preserve">, E. </w:t>
      </w:r>
      <w:proofErr w:type="spellStart"/>
      <w:r w:rsidRPr="00F00686">
        <w:rPr>
          <w:rFonts w:eastAsiaTheme="minorHAnsi"/>
        </w:rPr>
        <w:t>Zöttl</w:t>
      </w:r>
      <w:proofErr w:type="spellEnd"/>
      <w:r w:rsidRPr="00F00686">
        <w:rPr>
          <w:rFonts w:eastAsiaTheme="minorHAnsi"/>
        </w:rPr>
        <w:t xml:space="preserve">, B. Fessl, E. Nemeth, M. Dvorak, F. Cunninghame, S. </w:t>
      </w:r>
      <w:proofErr w:type="spellStart"/>
      <w:r w:rsidRPr="00F00686">
        <w:rPr>
          <w:rFonts w:eastAsiaTheme="minorHAnsi"/>
        </w:rPr>
        <w:t>Tebbich</w:t>
      </w:r>
      <w:proofErr w:type="spellEnd"/>
      <w:r w:rsidRPr="00F00686">
        <w:rPr>
          <w:rFonts w:eastAsiaTheme="minorHAnsi"/>
        </w:rPr>
        <w:t xml:space="preserve">, Invasive Parasites, Habitat Change and Heavy Rainfall Reduce Breeding Success in Darwin’s Finches. </w:t>
      </w:r>
      <w:r w:rsidRPr="00F00686">
        <w:rPr>
          <w:rFonts w:eastAsiaTheme="minorHAnsi"/>
          <w:i/>
          <w:iCs/>
        </w:rPr>
        <w:t>PLOS ONE</w:t>
      </w:r>
      <w:r w:rsidRPr="00F00686">
        <w:rPr>
          <w:rFonts w:eastAsiaTheme="minorHAnsi"/>
        </w:rPr>
        <w:t xml:space="preserve"> </w:t>
      </w:r>
      <w:r w:rsidRPr="00F00686">
        <w:rPr>
          <w:rFonts w:eastAsiaTheme="minorHAnsi"/>
          <w:b/>
          <w:bCs/>
        </w:rPr>
        <w:t>9</w:t>
      </w:r>
      <w:r w:rsidRPr="00F00686">
        <w:rPr>
          <w:rFonts w:eastAsiaTheme="minorHAnsi"/>
        </w:rPr>
        <w:t>, e107518 (2014).</w:t>
      </w:r>
    </w:p>
    <w:p w14:paraId="543699C6" w14:textId="77777777" w:rsidR="00F00686" w:rsidRPr="00F00686" w:rsidRDefault="00F00686" w:rsidP="00F00686">
      <w:pPr>
        <w:pStyle w:val="Bibliography"/>
        <w:rPr>
          <w:rFonts w:eastAsiaTheme="minorHAnsi"/>
        </w:rPr>
      </w:pPr>
      <w:r w:rsidRPr="00F00686">
        <w:rPr>
          <w:rFonts w:eastAsiaTheme="minorHAnsi"/>
        </w:rPr>
        <w:t xml:space="preserve">9. </w:t>
      </w:r>
      <w:r w:rsidRPr="00F00686">
        <w:rPr>
          <w:rFonts w:eastAsiaTheme="minorHAnsi"/>
        </w:rPr>
        <w:tab/>
        <w:t xml:space="preserve">S. </w:t>
      </w:r>
      <w:proofErr w:type="spellStart"/>
      <w:r w:rsidRPr="00F00686">
        <w:rPr>
          <w:rFonts w:eastAsiaTheme="minorHAnsi"/>
        </w:rPr>
        <w:t>Kleindorfer</w:t>
      </w:r>
      <w:proofErr w:type="spellEnd"/>
      <w:r w:rsidRPr="00F00686">
        <w:rPr>
          <w:rFonts w:eastAsiaTheme="minorHAnsi"/>
        </w:rPr>
        <w:t xml:space="preserve">, J. A. O’Connor, R. Y. </w:t>
      </w:r>
      <w:proofErr w:type="spellStart"/>
      <w:r w:rsidRPr="00F00686">
        <w:rPr>
          <w:rFonts w:eastAsiaTheme="minorHAnsi"/>
        </w:rPr>
        <w:t>Dudaniec</w:t>
      </w:r>
      <w:proofErr w:type="spellEnd"/>
      <w:r w:rsidRPr="00F00686">
        <w:rPr>
          <w:rFonts w:eastAsiaTheme="minorHAnsi"/>
        </w:rPr>
        <w:t xml:space="preserve">, S. A. Myers, J. Robertson, F. J. Sulloway, Species Collapse via Hybridization in Darwin’s Tree Finches. </w:t>
      </w:r>
      <w:r w:rsidRPr="00F00686">
        <w:rPr>
          <w:rFonts w:eastAsiaTheme="minorHAnsi"/>
          <w:i/>
          <w:iCs/>
        </w:rPr>
        <w:t>The American Naturalist</w:t>
      </w:r>
      <w:r w:rsidRPr="00F00686">
        <w:rPr>
          <w:rFonts w:eastAsiaTheme="minorHAnsi"/>
        </w:rPr>
        <w:t xml:space="preserve"> </w:t>
      </w:r>
      <w:r w:rsidRPr="00F00686">
        <w:rPr>
          <w:rFonts w:eastAsiaTheme="minorHAnsi"/>
          <w:b/>
          <w:bCs/>
        </w:rPr>
        <w:t>183</w:t>
      </w:r>
      <w:r w:rsidRPr="00F00686">
        <w:rPr>
          <w:rFonts w:eastAsiaTheme="minorHAnsi"/>
        </w:rPr>
        <w:t>, 325–341 (2014).</w:t>
      </w:r>
    </w:p>
    <w:p w14:paraId="4DB61FCA" w14:textId="77777777" w:rsidR="00F00686" w:rsidRPr="00F00686" w:rsidRDefault="00F00686" w:rsidP="00F00686">
      <w:pPr>
        <w:pStyle w:val="Bibliography"/>
        <w:rPr>
          <w:rFonts w:eastAsiaTheme="minorHAnsi"/>
        </w:rPr>
      </w:pPr>
      <w:r w:rsidRPr="00F00686">
        <w:rPr>
          <w:rFonts w:eastAsiaTheme="minorHAnsi"/>
        </w:rPr>
        <w:t xml:space="preserve">10. </w:t>
      </w:r>
      <w:r w:rsidRPr="00F00686">
        <w:rPr>
          <w:rFonts w:eastAsiaTheme="minorHAnsi"/>
        </w:rPr>
        <w:tab/>
        <w:t xml:space="preserve">S. </w:t>
      </w:r>
      <w:proofErr w:type="spellStart"/>
      <w:r w:rsidRPr="00F00686">
        <w:rPr>
          <w:rFonts w:eastAsiaTheme="minorHAnsi"/>
        </w:rPr>
        <w:t>Lamichhaney</w:t>
      </w:r>
      <w:proofErr w:type="spellEnd"/>
      <w:r w:rsidRPr="00F00686">
        <w:rPr>
          <w:rFonts w:eastAsiaTheme="minorHAnsi"/>
        </w:rPr>
        <w:t xml:space="preserve">, J. Berglund, M. S. </w:t>
      </w:r>
      <w:proofErr w:type="spellStart"/>
      <w:r w:rsidRPr="00F00686">
        <w:rPr>
          <w:rFonts w:eastAsiaTheme="minorHAnsi"/>
        </w:rPr>
        <w:t>Almén</w:t>
      </w:r>
      <w:proofErr w:type="spellEnd"/>
      <w:r w:rsidRPr="00F00686">
        <w:rPr>
          <w:rFonts w:eastAsiaTheme="minorHAnsi"/>
        </w:rPr>
        <w:t xml:space="preserve">, K. Maqbool, M. </w:t>
      </w:r>
      <w:proofErr w:type="spellStart"/>
      <w:r w:rsidRPr="00F00686">
        <w:rPr>
          <w:rFonts w:eastAsiaTheme="minorHAnsi"/>
        </w:rPr>
        <w:t>Grabherr</w:t>
      </w:r>
      <w:proofErr w:type="spellEnd"/>
      <w:r w:rsidRPr="00F00686">
        <w:rPr>
          <w:rFonts w:eastAsiaTheme="minorHAnsi"/>
        </w:rPr>
        <w:t xml:space="preserve">, A. Martinez-Barrio, M. </w:t>
      </w:r>
      <w:proofErr w:type="spellStart"/>
      <w:r w:rsidRPr="00F00686">
        <w:rPr>
          <w:rFonts w:eastAsiaTheme="minorHAnsi"/>
        </w:rPr>
        <w:t>Promerová</w:t>
      </w:r>
      <w:proofErr w:type="spellEnd"/>
      <w:r w:rsidRPr="00F00686">
        <w:rPr>
          <w:rFonts w:eastAsiaTheme="minorHAnsi"/>
        </w:rPr>
        <w:t xml:space="preserve">, C.-J. Rubin, C. Wang, N. Zamani, B. R. Grant, P. R. Grant, M. T. Webster, L. Andersson, Evolution of Darwin’s finches and their beaks revealed by genome sequencing. </w:t>
      </w:r>
      <w:r w:rsidRPr="00F00686">
        <w:rPr>
          <w:rFonts w:eastAsiaTheme="minorHAnsi"/>
          <w:i/>
          <w:iCs/>
        </w:rPr>
        <w:t>Nature</w:t>
      </w:r>
      <w:r w:rsidRPr="00F00686">
        <w:rPr>
          <w:rFonts w:eastAsiaTheme="minorHAnsi"/>
        </w:rPr>
        <w:t xml:space="preserve"> </w:t>
      </w:r>
      <w:r w:rsidRPr="00F00686">
        <w:rPr>
          <w:rFonts w:eastAsiaTheme="minorHAnsi"/>
          <w:b/>
          <w:bCs/>
        </w:rPr>
        <w:t>518</w:t>
      </w:r>
      <w:r w:rsidRPr="00F00686">
        <w:rPr>
          <w:rFonts w:eastAsiaTheme="minorHAnsi"/>
        </w:rPr>
        <w:t>, 371–375 (2015).</w:t>
      </w:r>
    </w:p>
    <w:p w14:paraId="5EEE6092" w14:textId="77777777" w:rsidR="00F00686" w:rsidRPr="00F00686" w:rsidRDefault="00F00686" w:rsidP="00F00686">
      <w:pPr>
        <w:pStyle w:val="Bibliography"/>
        <w:rPr>
          <w:rFonts w:eastAsiaTheme="minorHAnsi"/>
        </w:rPr>
      </w:pPr>
      <w:r w:rsidRPr="00F00686">
        <w:rPr>
          <w:rFonts w:eastAsiaTheme="minorHAnsi"/>
        </w:rPr>
        <w:t xml:space="preserve">11. </w:t>
      </w:r>
      <w:r w:rsidRPr="00F00686">
        <w:rPr>
          <w:rFonts w:eastAsiaTheme="minorHAnsi"/>
        </w:rPr>
        <w:tab/>
        <w:t xml:space="preserve">C.-J. Rubin, E. D. Enbody, M. P. Dobreva, A. </w:t>
      </w:r>
      <w:proofErr w:type="spellStart"/>
      <w:r w:rsidRPr="00F00686">
        <w:rPr>
          <w:rFonts w:eastAsiaTheme="minorHAnsi"/>
        </w:rPr>
        <w:t>Abzhanov</w:t>
      </w:r>
      <w:proofErr w:type="spellEnd"/>
      <w:r w:rsidRPr="00F00686">
        <w:rPr>
          <w:rFonts w:eastAsiaTheme="minorHAnsi"/>
        </w:rPr>
        <w:t xml:space="preserve">, B. W. Davis, S. </w:t>
      </w:r>
      <w:proofErr w:type="spellStart"/>
      <w:r w:rsidRPr="00F00686">
        <w:rPr>
          <w:rFonts w:eastAsiaTheme="minorHAnsi"/>
        </w:rPr>
        <w:t>Lamichhaney</w:t>
      </w:r>
      <w:proofErr w:type="spellEnd"/>
      <w:r w:rsidRPr="00F00686">
        <w:rPr>
          <w:rFonts w:eastAsiaTheme="minorHAnsi"/>
        </w:rPr>
        <w:t xml:space="preserve">, M. Pettersson, A. T. </w:t>
      </w:r>
      <w:proofErr w:type="spellStart"/>
      <w:r w:rsidRPr="00F00686">
        <w:rPr>
          <w:rFonts w:eastAsiaTheme="minorHAnsi"/>
        </w:rPr>
        <w:t>Sendell</w:t>
      </w:r>
      <w:proofErr w:type="spellEnd"/>
      <w:r w:rsidRPr="00F00686">
        <w:rPr>
          <w:rFonts w:eastAsiaTheme="minorHAnsi"/>
        </w:rPr>
        <w:t xml:space="preserve">-Price, C. G. Sprehn, C. A. Valle, K. Vasco, O. </w:t>
      </w:r>
      <w:proofErr w:type="spellStart"/>
      <w:r w:rsidRPr="00F00686">
        <w:rPr>
          <w:rFonts w:eastAsiaTheme="minorHAnsi"/>
        </w:rPr>
        <w:t>Wallerman</w:t>
      </w:r>
      <w:proofErr w:type="spellEnd"/>
      <w:r w:rsidRPr="00F00686">
        <w:rPr>
          <w:rFonts w:eastAsiaTheme="minorHAnsi"/>
        </w:rPr>
        <w:t xml:space="preserve">, B. R. Grant, P. R. Grant, L. Andersson, Rapid adaptive radiation of Darwin’s finches depends on ancestral genetic modules. </w:t>
      </w:r>
      <w:r w:rsidRPr="00F00686">
        <w:rPr>
          <w:rFonts w:eastAsiaTheme="minorHAnsi"/>
          <w:i/>
          <w:iCs/>
        </w:rPr>
        <w:t>Science Advances</w:t>
      </w:r>
      <w:r w:rsidRPr="00F00686">
        <w:rPr>
          <w:rFonts w:eastAsiaTheme="minorHAnsi"/>
        </w:rPr>
        <w:t xml:space="preserve"> </w:t>
      </w:r>
      <w:r w:rsidRPr="00F00686">
        <w:rPr>
          <w:rFonts w:eastAsiaTheme="minorHAnsi"/>
          <w:b/>
          <w:bCs/>
        </w:rPr>
        <w:t>8</w:t>
      </w:r>
      <w:r w:rsidRPr="00F00686">
        <w:rPr>
          <w:rFonts w:eastAsiaTheme="minorHAnsi"/>
        </w:rPr>
        <w:t>, eabm5982 (2022).</w:t>
      </w:r>
    </w:p>
    <w:p w14:paraId="79FBB939" w14:textId="77777777" w:rsidR="00F00686" w:rsidRPr="00F00686" w:rsidRDefault="00F00686" w:rsidP="00F00686">
      <w:pPr>
        <w:pStyle w:val="Bibliography"/>
        <w:rPr>
          <w:rFonts w:eastAsiaTheme="minorHAnsi"/>
        </w:rPr>
      </w:pPr>
      <w:r w:rsidRPr="00F00686">
        <w:rPr>
          <w:rFonts w:eastAsiaTheme="minorHAnsi"/>
        </w:rPr>
        <w:lastRenderedPageBreak/>
        <w:t xml:space="preserve">12. </w:t>
      </w:r>
      <w:r w:rsidRPr="00F00686">
        <w:rPr>
          <w:rFonts w:eastAsiaTheme="minorHAnsi"/>
        </w:rPr>
        <w:tab/>
        <w:t xml:space="preserve">T. S. Korneliussen, A. Albrechtsen, R. Nielsen, ANGSD: Analysis of Next Generation Sequencing Data. </w:t>
      </w:r>
      <w:r w:rsidRPr="00F00686">
        <w:rPr>
          <w:rFonts w:eastAsiaTheme="minorHAnsi"/>
          <w:i/>
          <w:iCs/>
        </w:rPr>
        <w:t>BMC Bioinformatics</w:t>
      </w:r>
      <w:r w:rsidRPr="00F00686">
        <w:rPr>
          <w:rFonts w:eastAsiaTheme="minorHAnsi"/>
        </w:rPr>
        <w:t xml:space="preserve"> </w:t>
      </w:r>
      <w:r w:rsidRPr="00F00686">
        <w:rPr>
          <w:rFonts w:eastAsiaTheme="minorHAnsi"/>
          <w:b/>
          <w:bCs/>
        </w:rPr>
        <w:t>15</w:t>
      </w:r>
      <w:r w:rsidRPr="00F00686">
        <w:rPr>
          <w:rFonts w:eastAsiaTheme="minorHAnsi"/>
        </w:rPr>
        <w:t>, 356 (2014).</w:t>
      </w:r>
    </w:p>
    <w:p w14:paraId="48FDA708" w14:textId="77777777" w:rsidR="00F00686" w:rsidRPr="00F00686" w:rsidRDefault="00F00686" w:rsidP="00F00686">
      <w:pPr>
        <w:pStyle w:val="Bibliography"/>
        <w:rPr>
          <w:rFonts w:eastAsiaTheme="minorHAnsi"/>
        </w:rPr>
      </w:pPr>
      <w:r w:rsidRPr="00F00686">
        <w:rPr>
          <w:rFonts w:eastAsiaTheme="minorHAnsi"/>
        </w:rPr>
        <w:t xml:space="preserve">13. </w:t>
      </w:r>
      <w:r w:rsidRPr="00F00686">
        <w:rPr>
          <w:rFonts w:eastAsiaTheme="minorHAnsi"/>
        </w:rPr>
        <w:tab/>
        <w:t xml:space="preserve">P. M. Benham, J. Walsh, R. C. K. Bowie, Spatial variation in population genomic responses to over a century of anthropogenic change within a tidal marsh songbird. </w:t>
      </w:r>
      <w:r w:rsidRPr="00F00686">
        <w:rPr>
          <w:rFonts w:eastAsiaTheme="minorHAnsi"/>
          <w:i/>
          <w:iCs/>
        </w:rPr>
        <w:t>Global Change Biology</w:t>
      </w:r>
      <w:r w:rsidRPr="00F00686">
        <w:rPr>
          <w:rFonts w:eastAsiaTheme="minorHAnsi"/>
        </w:rPr>
        <w:t xml:space="preserve"> </w:t>
      </w:r>
      <w:r w:rsidRPr="00F00686">
        <w:rPr>
          <w:rFonts w:eastAsiaTheme="minorHAnsi"/>
          <w:b/>
          <w:bCs/>
        </w:rPr>
        <w:t>30</w:t>
      </w:r>
      <w:r w:rsidRPr="00F00686">
        <w:rPr>
          <w:rFonts w:eastAsiaTheme="minorHAnsi"/>
        </w:rPr>
        <w:t>, e17126 (2024).</w:t>
      </w:r>
    </w:p>
    <w:p w14:paraId="45FDCA54" w14:textId="77777777" w:rsidR="00F00686" w:rsidRPr="00F00686" w:rsidRDefault="00F00686" w:rsidP="00F00686">
      <w:pPr>
        <w:pStyle w:val="Bibliography"/>
        <w:rPr>
          <w:rFonts w:eastAsiaTheme="minorHAnsi"/>
        </w:rPr>
      </w:pPr>
      <w:r w:rsidRPr="00F00686">
        <w:rPr>
          <w:rFonts w:eastAsiaTheme="minorHAnsi"/>
        </w:rPr>
        <w:t xml:space="preserve">14. </w:t>
      </w:r>
      <w:r w:rsidRPr="00F00686">
        <w:rPr>
          <w:rFonts w:eastAsiaTheme="minorHAnsi"/>
        </w:rPr>
        <w:tab/>
        <w:t xml:space="preserve">N. P. J. Brindle, P. </w:t>
      </w:r>
      <w:proofErr w:type="spellStart"/>
      <w:r w:rsidRPr="00F00686">
        <w:rPr>
          <w:rFonts w:eastAsiaTheme="minorHAnsi"/>
        </w:rPr>
        <w:t>Saharinen</w:t>
      </w:r>
      <w:proofErr w:type="spellEnd"/>
      <w:r w:rsidRPr="00F00686">
        <w:rPr>
          <w:rFonts w:eastAsiaTheme="minorHAnsi"/>
        </w:rPr>
        <w:t xml:space="preserve">, K. </w:t>
      </w:r>
      <w:proofErr w:type="spellStart"/>
      <w:r w:rsidRPr="00F00686">
        <w:rPr>
          <w:rFonts w:eastAsiaTheme="minorHAnsi"/>
        </w:rPr>
        <w:t>Alitalo</w:t>
      </w:r>
      <w:proofErr w:type="spellEnd"/>
      <w:r w:rsidRPr="00F00686">
        <w:rPr>
          <w:rFonts w:eastAsiaTheme="minorHAnsi"/>
        </w:rPr>
        <w:t xml:space="preserve">, Signaling and Functions of Angiopoietin-1 in Vascular Protection. </w:t>
      </w:r>
      <w:r w:rsidRPr="00F00686">
        <w:rPr>
          <w:rFonts w:eastAsiaTheme="minorHAnsi"/>
          <w:i/>
          <w:iCs/>
        </w:rPr>
        <w:t>Circulation Research</w:t>
      </w:r>
      <w:r w:rsidRPr="00F00686">
        <w:rPr>
          <w:rFonts w:eastAsiaTheme="minorHAnsi"/>
        </w:rPr>
        <w:t xml:space="preserve"> </w:t>
      </w:r>
      <w:r w:rsidRPr="00F00686">
        <w:rPr>
          <w:rFonts w:eastAsiaTheme="minorHAnsi"/>
          <w:b/>
          <w:bCs/>
        </w:rPr>
        <w:t>98</w:t>
      </w:r>
      <w:r w:rsidRPr="00F00686">
        <w:rPr>
          <w:rFonts w:eastAsiaTheme="minorHAnsi"/>
        </w:rPr>
        <w:t>, 1014–1023 (2006).</w:t>
      </w:r>
    </w:p>
    <w:p w14:paraId="416969B9" w14:textId="77777777" w:rsidR="00F00686" w:rsidRPr="00F00686" w:rsidRDefault="00F00686" w:rsidP="00F00686">
      <w:pPr>
        <w:pStyle w:val="Bibliography"/>
        <w:rPr>
          <w:rFonts w:eastAsiaTheme="minorHAnsi"/>
        </w:rPr>
      </w:pPr>
      <w:r w:rsidRPr="00F00686">
        <w:rPr>
          <w:rFonts w:eastAsiaTheme="minorHAnsi"/>
        </w:rPr>
        <w:t xml:space="preserve">15. </w:t>
      </w:r>
      <w:r w:rsidRPr="00F00686">
        <w:rPr>
          <w:rFonts w:eastAsiaTheme="minorHAnsi"/>
        </w:rPr>
        <w:tab/>
        <w:t xml:space="preserve">T. N. Durrant, M. T. van den Bosch, I. Hers, Integrin αIIbβ3 outside-in signaling. </w:t>
      </w:r>
      <w:r w:rsidRPr="00F00686">
        <w:rPr>
          <w:rFonts w:eastAsiaTheme="minorHAnsi"/>
          <w:i/>
          <w:iCs/>
        </w:rPr>
        <w:t>Blood</w:t>
      </w:r>
      <w:r w:rsidRPr="00F00686">
        <w:rPr>
          <w:rFonts w:eastAsiaTheme="minorHAnsi"/>
        </w:rPr>
        <w:t xml:space="preserve"> </w:t>
      </w:r>
      <w:r w:rsidRPr="00F00686">
        <w:rPr>
          <w:rFonts w:eastAsiaTheme="minorHAnsi"/>
          <w:b/>
          <w:bCs/>
        </w:rPr>
        <w:t>130</w:t>
      </w:r>
      <w:r w:rsidRPr="00F00686">
        <w:rPr>
          <w:rFonts w:eastAsiaTheme="minorHAnsi"/>
        </w:rPr>
        <w:t>, 1607–1619 (2017).</w:t>
      </w:r>
    </w:p>
    <w:p w14:paraId="0409BC9F" w14:textId="77777777" w:rsidR="00F00686" w:rsidRPr="00F00686" w:rsidRDefault="00F00686" w:rsidP="00F00686">
      <w:pPr>
        <w:pStyle w:val="Bibliography"/>
        <w:rPr>
          <w:rFonts w:eastAsiaTheme="minorHAnsi"/>
        </w:rPr>
      </w:pPr>
      <w:r w:rsidRPr="00F00686">
        <w:rPr>
          <w:rFonts w:eastAsiaTheme="minorHAnsi"/>
        </w:rPr>
        <w:t xml:space="preserve">16. </w:t>
      </w:r>
      <w:r w:rsidRPr="00F00686">
        <w:rPr>
          <w:rFonts w:eastAsiaTheme="minorHAnsi"/>
        </w:rPr>
        <w:tab/>
        <w:t xml:space="preserve">J. Huang, X. Li, X. Shi, M. Zhu, J. Wang, S. Huang, X. Huang, H. Wang, L. Li, H. Deng, Y. Zhou, J. Mao, Z. Long, Z. Ma, W. Ye, J. Pan, X. Xi, J. Jin, Platelet integrin αIIbβ3: signal transduction, regulation, and its therapeutic targeting. </w:t>
      </w:r>
      <w:r w:rsidRPr="00F00686">
        <w:rPr>
          <w:rFonts w:eastAsiaTheme="minorHAnsi"/>
          <w:i/>
          <w:iCs/>
        </w:rPr>
        <w:t>Journal of Hematology &amp; Oncology</w:t>
      </w:r>
      <w:r w:rsidRPr="00F00686">
        <w:rPr>
          <w:rFonts w:eastAsiaTheme="minorHAnsi"/>
        </w:rPr>
        <w:t xml:space="preserve"> </w:t>
      </w:r>
      <w:r w:rsidRPr="00F00686">
        <w:rPr>
          <w:rFonts w:eastAsiaTheme="minorHAnsi"/>
          <w:b/>
          <w:bCs/>
        </w:rPr>
        <w:t>12</w:t>
      </w:r>
      <w:r w:rsidRPr="00F00686">
        <w:rPr>
          <w:rFonts w:eastAsiaTheme="minorHAnsi"/>
        </w:rPr>
        <w:t>, 26 (2019).</w:t>
      </w:r>
    </w:p>
    <w:p w14:paraId="0495CE25" w14:textId="77777777" w:rsidR="00F00686" w:rsidRPr="00F00686" w:rsidRDefault="00F00686" w:rsidP="00F00686">
      <w:pPr>
        <w:pStyle w:val="Bibliography"/>
        <w:rPr>
          <w:rFonts w:eastAsiaTheme="minorHAnsi"/>
        </w:rPr>
      </w:pPr>
      <w:r w:rsidRPr="00F00686">
        <w:rPr>
          <w:rFonts w:eastAsiaTheme="minorHAnsi"/>
        </w:rPr>
        <w:t xml:space="preserve">17. </w:t>
      </w:r>
      <w:r w:rsidRPr="00F00686">
        <w:rPr>
          <w:rFonts w:eastAsiaTheme="minorHAnsi"/>
        </w:rPr>
        <w:tab/>
        <w:t xml:space="preserve">I. </w:t>
      </w:r>
      <w:proofErr w:type="spellStart"/>
      <w:r w:rsidRPr="00F00686">
        <w:rPr>
          <w:rFonts w:eastAsiaTheme="minorHAnsi"/>
        </w:rPr>
        <w:t>Vlodavsky</w:t>
      </w:r>
      <w:proofErr w:type="spellEnd"/>
      <w:r w:rsidRPr="00F00686">
        <w:rPr>
          <w:rFonts w:eastAsiaTheme="minorHAnsi"/>
        </w:rPr>
        <w:t xml:space="preserve">, Y. Kayal, M. </w:t>
      </w:r>
      <w:proofErr w:type="spellStart"/>
      <w:r w:rsidRPr="00F00686">
        <w:rPr>
          <w:rFonts w:eastAsiaTheme="minorHAnsi"/>
        </w:rPr>
        <w:t>Hilwi</w:t>
      </w:r>
      <w:proofErr w:type="spellEnd"/>
      <w:r w:rsidRPr="00F00686">
        <w:rPr>
          <w:rFonts w:eastAsiaTheme="minorHAnsi"/>
        </w:rPr>
        <w:t xml:space="preserve">, S. Soboh, R. D. Sanderson, N. Ilan, </w:t>
      </w:r>
      <w:proofErr w:type="spellStart"/>
      <w:r w:rsidRPr="00F00686">
        <w:rPr>
          <w:rFonts w:eastAsiaTheme="minorHAnsi"/>
        </w:rPr>
        <w:t>Heparanase</w:t>
      </w:r>
      <w:proofErr w:type="spellEnd"/>
      <w:r w:rsidRPr="00F00686">
        <w:rPr>
          <w:rFonts w:eastAsiaTheme="minorHAnsi"/>
        </w:rPr>
        <w:t xml:space="preserve">—A single protein with multiple enzymatic and nonenzymatic functions. </w:t>
      </w:r>
      <w:r w:rsidRPr="00F00686">
        <w:rPr>
          <w:rFonts w:eastAsiaTheme="minorHAnsi"/>
          <w:i/>
          <w:iCs/>
        </w:rPr>
        <w:t>Proteoglycan Research</w:t>
      </w:r>
      <w:r w:rsidRPr="00F00686">
        <w:rPr>
          <w:rFonts w:eastAsiaTheme="minorHAnsi"/>
        </w:rPr>
        <w:t xml:space="preserve"> </w:t>
      </w:r>
      <w:r w:rsidRPr="00F00686">
        <w:rPr>
          <w:rFonts w:eastAsiaTheme="minorHAnsi"/>
          <w:b/>
          <w:bCs/>
        </w:rPr>
        <w:t>1</w:t>
      </w:r>
      <w:r w:rsidRPr="00F00686">
        <w:rPr>
          <w:rFonts w:eastAsiaTheme="minorHAnsi"/>
        </w:rPr>
        <w:t>, e6 (2023).</w:t>
      </w:r>
    </w:p>
    <w:p w14:paraId="021225A1" w14:textId="77777777" w:rsidR="00F00686" w:rsidRPr="00F00686" w:rsidRDefault="00F00686" w:rsidP="00F00686">
      <w:pPr>
        <w:pStyle w:val="Bibliography"/>
        <w:rPr>
          <w:rFonts w:eastAsiaTheme="minorHAnsi"/>
        </w:rPr>
      </w:pPr>
      <w:r w:rsidRPr="00F00686">
        <w:rPr>
          <w:rFonts w:eastAsiaTheme="minorHAnsi"/>
        </w:rPr>
        <w:t xml:space="preserve">18. </w:t>
      </w:r>
      <w:r w:rsidRPr="00F00686">
        <w:rPr>
          <w:rFonts w:eastAsiaTheme="minorHAnsi"/>
        </w:rPr>
        <w:tab/>
        <w:t xml:space="preserve">J. Li, I. </w:t>
      </w:r>
      <w:proofErr w:type="spellStart"/>
      <w:r w:rsidRPr="00F00686">
        <w:rPr>
          <w:rFonts w:eastAsiaTheme="minorHAnsi"/>
        </w:rPr>
        <w:t>Vlodavsky</w:t>
      </w:r>
      <w:proofErr w:type="spellEnd"/>
      <w:r w:rsidRPr="00F00686">
        <w:rPr>
          <w:rFonts w:eastAsiaTheme="minorHAnsi"/>
        </w:rPr>
        <w:t xml:space="preserve">, Heparin, heparan sulfate and </w:t>
      </w:r>
      <w:proofErr w:type="spellStart"/>
      <w:r w:rsidRPr="00F00686">
        <w:rPr>
          <w:rFonts w:eastAsiaTheme="minorHAnsi"/>
        </w:rPr>
        <w:t>heparanase</w:t>
      </w:r>
      <w:proofErr w:type="spellEnd"/>
      <w:r w:rsidRPr="00F00686">
        <w:rPr>
          <w:rFonts w:eastAsiaTheme="minorHAnsi"/>
        </w:rPr>
        <w:t xml:space="preserve"> in inflammatory reactions. </w:t>
      </w:r>
      <w:r w:rsidRPr="00F00686">
        <w:rPr>
          <w:rFonts w:eastAsiaTheme="minorHAnsi"/>
          <w:i/>
          <w:iCs/>
        </w:rPr>
        <w:t xml:space="preserve">Thrombosis and </w:t>
      </w:r>
      <w:proofErr w:type="spellStart"/>
      <w:r w:rsidRPr="00F00686">
        <w:rPr>
          <w:rFonts w:eastAsiaTheme="minorHAnsi"/>
          <w:i/>
          <w:iCs/>
        </w:rPr>
        <w:t>Haemostasis</w:t>
      </w:r>
      <w:proofErr w:type="spellEnd"/>
      <w:r w:rsidRPr="00F00686">
        <w:rPr>
          <w:rFonts w:eastAsiaTheme="minorHAnsi"/>
        </w:rPr>
        <w:t xml:space="preserve"> </w:t>
      </w:r>
      <w:r w:rsidRPr="00F00686">
        <w:rPr>
          <w:rFonts w:eastAsiaTheme="minorHAnsi"/>
          <w:b/>
          <w:bCs/>
        </w:rPr>
        <w:t>102</w:t>
      </w:r>
      <w:r w:rsidRPr="00F00686">
        <w:rPr>
          <w:rFonts w:eastAsiaTheme="minorHAnsi"/>
        </w:rPr>
        <w:t>, 823–828 (2017).</w:t>
      </w:r>
    </w:p>
    <w:p w14:paraId="0D3A5035" w14:textId="77777777" w:rsidR="00F00686" w:rsidRPr="00F00686" w:rsidRDefault="00F00686" w:rsidP="00F00686">
      <w:pPr>
        <w:pStyle w:val="Bibliography"/>
        <w:rPr>
          <w:rFonts w:eastAsiaTheme="minorHAnsi"/>
        </w:rPr>
      </w:pPr>
      <w:r w:rsidRPr="00F00686">
        <w:rPr>
          <w:rFonts w:eastAsiaTheme="minorHAnsi"/>
        </w:rPr>
        <w:t xml:space="preserve">19. </w:t>
      </w:r>
      <w:r w:rsidRPr="00F00686">
        <w:rPr>
          <w:rFonts w:eastAsiaTheme="minorHAnsi"/>
        </w:rPr>
        <w:tab/>
        <w:t xml:space="preserve">J. S. Nielsen, K. M. </w:t>
      </w:r>
      <w:proofErr w:type="spellStart"/>
      <w:r w:rsidRPr="00F00686">
        <w:rPr>
          <w:rFonts w:eastAsiaTheme="minorHAnsi"/>
        </w:rPr>
        <w:t>McNagny</w:t>
      </w:r>
      <w:proofErr w:type="spellEnd"/>
      <w:r w:rsidRPr="00F00686">
        <w:rPr>
          <w:rFonts w:eastAsiaTheme="minorHAnsi"/>
        </w:rPr>
        <w:t xml:space="preserve">, The Role of </w:t>
      </w:r>
      <w:proofErr w:type="spellStart"/>
      <w:r w:rsidRPr="00F00686">
        <w:rPr>
          <w:rFonts w:eastAsiaTheme="minorHAnsi"/>
        </w:rPr>
        <w:t>Podocalyxin</w:t>
      </w:r>
      <w:proofErr w:type="spellEnd"/>
      <w:r w:rsidRPr="00F00686">
        <w:rPr>
          <w:rFonts w:eastAsiaTheme="minorHAnsi"/>
        </w:rPr>
        <w:t xml:space="preserve"> in Health and Disease. </w:t>
      </w:r>
      <w:r w:rsidRPr="00F00686">
        <w:rPr>
          <w:rFonts w:eastAsiaTheme="minorHAnsi"/>
          <w:i/>
          <w:iCs/>
        </w:rPr>
        <w:t>Journal of the American Society of Nephrology</w:t>
      </w:r>
      <w:r w:rsidRPr="00F00686">
        <w:rPr>
          <w:rFonts w:eastAsiaTheme="minorHAnsi"/>
        </w:rPr>
        <w:t xml:space="preserve"> </w:t>
      </w:r>
      <w:r w:rsidRPr="00F00686">
        <w:rPr>
          <w:rFonts w:eastAsiaTheme="minorHAnsi"/>
          <w:b/>
          <w:bCs/>
        </w:rPr>
        <w:t>20</w:t>
      </w:r>
      <w:r w:rsidRPr="00F00686">
        <w:rPr>
          <w:rFonts w:eastAsiaTheme="minorHAnsi"/>
        </w:rPr>
        <w:t>, 1669 (2009).</w:t>
      </w:r>
    </w:p>
    <w:p w14:paraId="1123B602" w14:textId="77777777" w:rsidR="00F00686" w:rsidRPr="00F00686" w:rsidRDefault="00F00686" w:rsidP="00F00686">
      <w:pPr>
        <w:pStyle w:val="Bibliography"/>
        <w:rPr>
          <w:rFonts w:eastAsiaTheme="minorHAnsi"/>
        </w:rPr>
      </w:pPr>
      <w:r w:rsidRPr="00F00686">
        <w:rPr>
          <w:rFonts w:eastAsiaTheme="minorHAnsi"/>
        </w:rPr>
        <w:t xml:space="preserve">20. </w:t>
      </w:r>
      <w:r w:rsidRPr="00F00686">
        <w:rPr>
          <w:rFonts w:eastAsiaTheme="minorHAnsi"/>
        </w:rPr>
        <w:tab/>
        <w:t xml:space="preserve">Y. Liu, H. Wang, J. Wang, B. Wei, X. Zhang, M. Zhang, D. Cao, J. Dai, Z. Wang, E. </w:t>
      </w:r>
      <w:proofErr w:type="spellStart"/>
      <w:r w:rsidRPr="00F00686">
        <w:rPr>
          <w:rFonts w:eastAsiaTheme="minorHAnsi"/>
        </w:rPr>
        <w:t>Nyirimigabo</w:t>
      </w:r>
      <w:proofErr w:type="spellEnd"/>
      <w:r w:rsidRPr="00F00686">
        <w:rPr>
          <w:rFonts w:eastAsiaTheme="minorHAnsi"/>
        </w:rPr>
        <w:t xml:space="preserve">, G. Ji, A positive feedback regulation of Heme oxygenase 1 by CELF1 in cardiac myoblast cells. </w:t>
      </w:r>
      <w:proofErr w:type="spellStart"/>
      <w:r w:rsidRPr="00F00686">
        <w:rPr>
          <w:rFonts w:eastAsiaTheme="minorHAnsi"/>
          <w:i/>
          <w:iCs/>
        </w:rPr>
        <w:t>Biochimica</w:t>
      </w:r>
      <w:proofErr w:type="spellEnd"/>
      <w:r w:rsidRPr="00F00686">
        <w:rPr>
          <w:rFonts w:eastAsiaTheme="minorHAnsi"/>
          <w:i/>
          <w:iCs/>
        </w:rPr>
        <w:t xml:space="preserve"> et </w:t>
      </w:r>
      <w:proofErr w:type="spellStart"/>
      <w:r w:rsidRPr="00F00686">
        <w:rPr>
          <w:rFonts w:eastAsiaTheme="minorHAnsi"/>
          <w:i/>
          <w:iCs/>
        </w:rPr>
        <w:t>Biophysica</w:t>
      </w:r>
      <w:proofErr w:type="spellEnd"/>
      <w:r w:rsidRPr="00F00686">
        <w:rPr>
          <w:rFonts w:eastAsiaTheme="minorHAnsi"/>
          <w:i/>
          <w:iCs/>
        </w:rPr>
        <w:t xml:space="preserve"> Acta (BBA) - Gene Regulatory Mechanisms</w:t>
      </w:r>
      <w:r w:rsidRPr="00F00686">
        <w:rPr>
          <w:rFonts w:eastAsiaTheme="minorHAnsi"/>
        </w:rPr>
        <w:t xml:space="preserve"> </w:t>
      </w:r>
      <w:r w:rsidRPr="00F00686">
        <w:rPr>
          <w:rFonts w:eastAsiaTheme="minorHAnsi"/>
          <w:b/>
          <w:bCs/>
        </w:rPr>
        <w:t>1862</w:t>
      </w:r>
      <w:r w:rsidRPr="00F00686">
        <w:rPr>
          <w:rFonts w:eastAsiaTheme="minorHAnsi"/>
        </w:rPr>
        <w:t>, 209–218 (2019).</w:t>
      </w:r>
    </w:p>
    <w:p w14:paraId="220A3067" w14:textId="77777777" w:rsidR="00F00686" w:rsidRPr="00F00686" w:rsidRDefault="00F00686" w:rsidP="00F00686">
      <w:pPr>
        <w:pStyle w:val="Bibliography"/>
        <w:rPr>
          <w:rFonts w:eastAsiaTheme="minorHAnsi"/>
        </w:rPr>
      </w:pPr>
      <w:r w:rsidRPr="00F00686">
        <w:rPr>
          <w:rFonts w:eastAsiaTheme="minorHAnsi"/>
        </w:rPr>
        <w:t xml:space="preserve">21. </w:t>
      </w:r>
      <w:r w:rsidRPr="00F00686">
        <w:rPr>
          <w:rFonts w:eastAsiaTheme="minorHAnsi"/>
        </w:rPr>
        <w:tab/>
        <w:t>T. Liu, L. Zhang, D. Joo, S.-C. Sun, NF-</w:t>
      </w:r>
      <w:proofErr w:type="spellStart"/>
      <w:r w:rsidRPr="00F00686">
        <w:rPr>
          <w:rFonts w:eastAsiaTheme="minorHAnsi"/>
        </w:rPr>
        <w:t>κB</w:t>
      </w:r>
      <w:proofErr w:type="spellEnd"/>
      <w:r w:rsidRPr="00F00686">
        <w:rPr>
          <w:rFonts w:eastAsiaTheme="minorHAnsi"/>
        </w:rPr>
        <w:t xml:space="preserve"> signaling in inflammation. </w:t>
      </w:r>
      <w:r w:rsidRPr="00F00686">
        <w:rPr>
          <w:rFonts w:eastAsiaTheme="minorHAnsi"/>
          <w:i/>
          <w:iCs/>
        </w:rPr>
        <w:t xml:space="preserve">Sig </w:t>
      </w:r>
      <w:proofErr w:type="spellStart"/>
      <w:r w:rsidRPr="00F00686">
        <w:rPr>
          <w:rFonts w:eastAsiaTheme="minorHAnsi"/>
          <w:i/>
          <w:iCs/>
        </w:rPr>
        <w:t>Transduct</w:t>
      </w:r>
      <w:proofErr w:type="spellEnd"/>
      <w:r w:rsidRPr="00F00686">
        <w:rPr>
          <w:rFonts w:eastAsiaTheme="minorHAnsi"/>
          <w:i/>
          <w:iCs/>
        </w:rPr>
        <w:t xml:space="preserve"> Target Ther</w:t>
      </w:r>
      <w:r w:rsidRPr="00F00686">
        <w:rPr>
          <w:rFonts w:eastAsiaTheme="minorHAnsi"/>
        </w:rPr>
        <w:t xml:space="preserve"> </w:t>
      </w:r>
      <w:r w:rsidRPr="00F00686">
        <w:rPr>
          <w:rFonts w:eastAsiaTheme="minorHAnsi"/>
          <w:b/>
          <w:bCs/>
        </w:rPr>
        <w:t>2</w:t>
      </w:r>
      <w:r w:rsidRPr="00F00686">
        <w:rPr>
          <w:rFonts w:eastAsiaTheme="minorHAnsi"/>
        </w:rPr>
        <w:t>, 17023 (2017).</w:t>
      </w:r>
    </w:p>
    <w:p w14:paraId="7BEFA729" w14:textId="77777777" w:rsidR="00F00686" w:rsidRPr="00F00686" w:rsidRDefault="00F00686" w:rsidP="00F00686">
      <w:pPr>
        <w:pStyle w:val="Bibliography"/>
        <w:rPr>
          <w:rFonts w:eastAsiaTheme="minorHAnsi"/>
        </w:rPr>
      </w:pPr>
      <w:r w:rsidRPr="00F00686">
        <w:rPr>
          <w:rFonts w:eastAsiaTheme="minorHAnsi"/>
        </w:rPr>
        <w:t xml:space="preserve">22. </w:t>
      </w:r>
      <w:r w:rsidRPr="00F00686">
        <w:rPr>
          <w:rFonts w:eastAsiaTheme="minorHAnsi"/>
        </w:rPr>
        <w:tab/>
        <w:t xml:space="preserve">P. Huang, Y. Chen, Y. Shi, C. Zhong, H. Lin, X. Yu, K. Chen, Z. Huang, L. Zhang, S. Fang, J. Lu, J. Chen, Phosphoribosyl transferase domain containing 1: A prognostic biomarker in testicular germ cell tumors. </w:t>
      </w:r>
      <w:r w:rsidRPr="00F00686">
        <w:rPr>
          <w:rFonts w:eastAsiaTheme="minorHAnsi"/>
          <w:i/>
          <w:iCs/>
        </w:rPr>
        <w:t>Molecular Therapy Oncology</w:t>
      </w:r>
      <w:r w:rsidRPr="00F00686">
        <w:rPr>
          <w:rFonts w:eastAsiaTheme="minorHAnsi"/>
        </w:rPr>
        <w:t xml:space="preserve"> </w:t>
      </w:r>
      <w:r w:rsidRPr="00F00686">
        <w:rPr>
          <w:rFonts w:eastAsiaTheme="minorHAnsi"/>
          <w:b/>
          <w:bCs/>
        </w:rPr>
        <w:t>33</w:t>
      </w:r>
      <w:r w:rsidRPr="00F00686">
        <w:rPr>
          <w:rFonts w:eastAsiaTheme="minorHAnsi"/>
        </w:rPr>
        <w:t xml:space="preserve"> (2025).</w:t>
      </w:r>
    </w:p>
    <w:p w14:paraId="33ECB9E2" w14:textId="77777777" w:rsidR="00F00686" w:rsidRPr="00F00686" w:rsidRDefault="00F00686" w:rsidP="00F00686">
      <w:pPr>
        <w:pStyle w:val="Bibliography"/>
        <w:rPr>
          <w:rFonts w:eastAsiaTheme="minorHAnsi"/>
        </w:rPr>
      </w:pPr>
      <w:r w:rsidRPr="00F00686">
        <w:rPr>
          <w:rFonts w:eastAsiaTheme="minorHAnsi"/>
        </w:rPr>
        <w:t xml:space="preserve">23. </w:t>
      </w:r>
      <w:r w:rsidRPr="00F00686">
        <w:rPr>
          <w:rFonts w:eastAsiaTheme="minorHAnsi"/>
        </w:rPr>
        <w:tab/>
        <w:t xml:space="preserve">N. C. Helderman, D. Terlouw, L. </w:t>
      </w:r>
      <w:proofErr w:type="spellStart"/>
      <w:r w:rsidRPr="00F00686">
        <w:rPr>
          <w:rFonts w:eastAsiaTheme="minorHAnsi"/>
        </w:rPr>
        <w:t>Bonjoch</w:t>
      </w:r>
      <w:proofErr w:type="spellEnd"/>
      <w:r w:rsidRPr="00F00686">
        <w:rPr>
          <w:rFonts w:eastAsiaTheme="minorHAnsi"/>
        </w:rPr>
        <w:t xml:space="preserve">, M. </w:t>
      </w:r>
      <w:proofErr w:type="spellStart"/>
      <w:r w:rsidRPr="00F00686">
        <w:rPr>
          <w:rFonts w:eastAsiaTheme="minorHAnsi"/>
        </w:rPr>
        <w:t>Golubicki</w:t>
      </w:r>
      <w:proofErr w:type="spellEnd"/>
      <w:r w:rsidRPr="00F00686">
        <w:rPr>
          <w:rFonts w:eastAsiaTheme="minorHAnsi"/>
        </w:rPr>
        <w:t xml:space="preserve">, M. Antelo, H. Morreau, T. van Wezel, S. </w:t>
      </w:r>
      <w:proofErr w:type="spellStart"/>
      <w:r w:rsidRPr="00F00686">
        <w:rPr>
          <w:rFonts w:eastAsiaTheme="minorHAnsi"/>
        </w:rPr>
        <w:t>Castellví</w:t>
      </w:r>
      <w:proofErr w:type="spellEnd"/>
      <w:r w:rsidRPr="00F00686">
        <w:rPr>
          <w:rFonts w:eastAsiaTheme="minorHAnsi"/>
        </w:rPr>
        <w:t xml:space="preserve">-Bel, Y. Goldberg, M. Nielsen, Molecular functions of MCM8 and MCM9 and their associated pathologies. </w:t>
      </w:r>
      <w:proofErr w:type="spellStart"/>
      <w:r w:rsidRPr="00F00686">
        <w:rPr>
          <w:rFonts w:eastAsiaTheme="minorHAnsi"/>
          <w:i/>
          <w:iCs/>
        </w:rPr>
        <w:t>iScience</w:t>
      </w:r>
      <w:proofErr w:type="spellEnd"/>
      <w:r w:rsidRPr="00F00686">
        <w:rPr>
          <w:rFonts w:eastAsiaTheme="minorHAnsi"/>
        </w:rPr>
        <w:t xml:space="preserve"> </w:t>
      </w:r>
      <w:r w:rsidRPr="00F00686">
        <w:rPr>
          <w:rFonts w:eastAsiaTheme="minorHAnsi"/>
          <w:b/>
          <w:bCs/>
        </w:rPr>
        <w:t>26</w:t>
      </w:r>
      <w:r w:rsidRPr="00F00686">
        <w:rPr>
          <w:rFonts w:eastAsiaTheme="minorHAnsi"/>
        </w:rPr>
        <w:t xml:space="preserve"> (2023).</w:t>
      </w:r>
    </w:p>
    <w:p w14:paraId="1BA3D737" w14:textId="77777777" w:rsidR="00F00686" w:rsidRPr="00F00686" w:rsidRDefault="00F00686" w:rsidP="00F00686">
      <w:pPr>
        <w:pStyle w:val="Bibliography"/>
        <w:rPr>
          <w:rFonts w:eastAsiaTheme="minorHAnsi"/>
        </w:rPr>
      </w:pPr>
      <w:r w:rsidRPr="00F00686">
        <w:rPr>
          <w:rFonts w:eastAsiaTheme="minorHAnsi"/>
        </w:rPr>
        <w:t xml:space="preserve">24. </w:t>
      </w:r>
      <w:r w:rsidRPr="00F00686">
        <w:rPr>
          <w:rFonts w:eastAsiaTheme="minorHAnsi"/>
        </w:rPr>
        <w:tab/>
        <w:t xml:space="preserve">X.-L. Mao, G. Eriani, X.-L. Zhou, ADATs: roles in tRNA editing and relevance to disease. </w:t>
      </w:r>
      <w:r w:rsidRPr="00F00686">
        <w:rPr>
          <w:rFonts w:eastAsiaTheme="minorHAnsi"/>
          <w:i/>
          <w:iCs/>
        </w:rPr>
        <w:t xml:space="preserve">Acta </w:t>
      </w:r>
      <w:proofErr w:type="spellStart"/>
      <w:r w:rsidRPr="00F00686">
        <w:rPr>
          <w:rFonts w:eastAsiaTheme="minorHAnsi"/>
          <w:i/>
          <w:iCs/>
        </w:rPr>
        <w:t>Biochim</w:t>
      </w:r>
      <w:proofErr w:type="spellEnd"/>
      <w:r w:rsidRPr="00F00686">
        <w:rPr>
          <w:rFonts w:eastAsiaTheme="minorHAnsi"/>
          <w:i/>
          <w:iCs/>
        </w:rPr>
        <w:t xml:space="preserve"> </w:t>
      </w:r>
      <w:proofErr w:type="spellStart"/>
      <w:r w:rsidRPr="00F00686">
        <w:rPr>
          <w:rFonts w:eastAsiaTheme="minorHAnsi"/>
          <w:i/>
          <w:iCs/>
        </w:rPr>
        <w:t>Biophys</w:t>
      </w:r>
      <w:proofErr w:type="spellEnd"/>
      <w:r w:rsidRPr="00F00686">
        <w:rPr>
          <w:rFonts w:eastAsiaTheme="minorHAnsi"/>
          <w:i/>
          <w:iCs/>
        </w:rPr>
        <w:t xml:space="preserve"> Sin (Shanghai)</w:t>
      </w:r>
      <w:r w:rsidRPr="00F00686">
        <w:rPr>
          <w:rFonts w:eastAsiaTheme="minorHAnsi"/>
        </w:rPr>
        <w:t xml:space="preserve"> </w:t>
      </w:r>
      <w:r w:rsidRPr="00F00686">
        <w:rPr>
          <w:rFonts w:eastAsiaTheme="minorHAnsi"/>
          <w:b/>
          <w:bCs/>
        </w:rPr>
        <w:t>57</w:t>
      </w:r>
      <w:r w:rsidRPr="00F00686">
        <w:rPr>
          <w:rFonts w:eastAsiaTheme="minorHAnsi"/>
        </w:rPr>
        <w:t>, 73–83 (2024).</w:t>
      </w:r>
    </w:p>
    <w:p w14:paraId="778410B9" w14:textId="77777777" w:rsidR="00F00686" w:rsidRPr="00F00686" w:rsidRDefault="00F00686" w:rsidP="00F00686">
      <w:pPr>
        <w:pStyle w:val="Bibliography"/>
        <w:rPr>
          <w:rFonts w:eastAsiaTheme="minorHAnsi"/>
        </w:rPr>
      </w:pPr>
      <w:r w:rsidRPr="00F00686">
        <w:rPr>
          <w:rFonts w:eastAsiaTheme="minorHAnsi"/>
        </w:rPr>
        <w:lastRenderedPageBreak/>
        <w:t xml:space="preserve">25. </w:t>
      </w:r>
      <w:r w:rsidRPr="00F00686">
        <w:rPr>
          <w:rFonts w:eastAsiaTheme="minorHAnsi"/>
        </w:rPr>
        <w:tab/>
        <w:t xml:space="preserve">E. </w:t>
      </w:r>
      <w:proofErr w:type="spellStart"/>
      <w:r w:rsidRPr="00F00686">
        <w:rPr>
          <w:rFonts w:eastAsiaTheme="minorHAnsi"/>
        </w:rPr>
        <w:t>Vantroys</w:t>
      </w:r>
      <w:proofErr w:type="spellEnd"/>
      <w:r w:rsidRPr="00F00686">
        <w:rPr>
          <w:rFonts w:eastAsiaTheme="minorHAnsi"/>
        </w:rPr>
        <w:t xml:space="preserve">, A. Larson, M. Friederich, K. Knight, M. A. Swanson, C. A. Powell, J. Smet, S. </w:t>
      </w:r>
      <w:proofErr w:type="spellStart"/>
      <w:r w:rsidRPr="00F00686">
        <w:rPr>
          <w:rFonts w:eastAsiaTheme="minorHAnsi"/>
        </w:rPr>
        <w:t>Vergult</w:t>
      </w:r>
      <w:proofErr w:type="spellEnd"/>
      <w:r w:rsidRPr="00F00686">
        <w:rPr>
          <w:rFonts w:eastAsiaTheme="minorHAnsi"/>
        </w:rPr>
        <w:t xml:space="preserve">, B. De Paepe, S. Seneca, H. </w:t>
      </w:r>
      <w:proofErr w:type="spellStart"/>
      <w:r w:rsidRPr="00F00686">
        <w:rPr>
          <w:rFonts w:eastAsiaTheme="minorHAnsi"/>
        </w:rPr>
        <w:t>Roeyers</w:t>
      </w:r>
      <w:proofErr w:type="spellEnd"/>
      <w:r w:rsidRPr="00F00686">
        <w:rPr>
          <w:rFonts w:eastAsiaTheme="minorHAnsi"/>
        </w:rPr>
        <w:t xml:space="preserve">, B. Menten, M. </w:t>
      </w:r>
      <w:proofErr w:type="spellStart"/>
      <w:r w:rsidRPr="00F00686">
        <w:rPr>
          <w:rFonts w:eastAsiaTheme="minorHAnsi"/>
        </w:rPr>
        <w:t>Minczuk</w:t>
      </w:r>
      <w:proofErr w:type="spellEnd"/>
      <w:r w:rsidRPr="00F00686">
        <w:rPr>
          <w:rFonts w:eastAsiaTheme="minorHAnsi"/>
        </w:rPr>
        <w:t xml:space="preserve">, A. </w:t>
      </w:r>
      <w:proofErr w:type="spellStart"/>
      <w:r w:rsidRPr="00F00686">
        <w:rPr>
          <w:rFonts w:eastAsiaTheme="minorHAnsi"/>
        </w:rPr>
        <w:t>Vanlander</w:t>
      </w:r>
      <w:proofErr w:type="spellEnd"/>
      <w:r w:rsidRPr="00F00686">
        <w:rPr>
          <w:rFonts w:eastAsiaTheme="minorHAnsi"/>
        </w:rPr>
        <w:t xml:space="preserve">, J. Van Hove, R. Van Coster, New insights into the phenotype of </w:t>
      </w:r>
      <w:r w:rsidRPr="00F00686">
        <w:rPr>
          <w:rFonts w:eastAsiaTheme="minorHAnsi"/>
          <w:i/>
          <w:iCs/>
        </w:rPr>
        <w:t>FARS2</w:t>
      </w:r>
      <w:r w:rsidRPr="00F00686">
        <w:rPr>
          <w:rFonts w:eastAsiaTheme="minorHAnsi"/>
        </w:rPr>
        <w:t xml:space="preserve"> deficiency. </w:t>
      </w:r>
      <w:r w:rsidRPr="00F00686">
        <w:rPr>
          <w:rFonts w:eastAsiaTheme="minorHAnsi"/>
          <w:i/>
          <w:iCs/>
        </w:rPr>
        <w:t>Molecular Genetics and Metabolism</w:t>
      </w:r>
      <w:r w:rsidRPr="00F00686">
        <w:rPr>
          <w:rFonts w:eastAsiaTheme="minorHAnsi"/>
        </w:rPr>
        <w:t xml:space="preserve"> </w:t>
      </w:r>
      <w:r w:rsidRPr="00F00686">
        <w:rPr>
          <w:rFonts w:eastAsiaTheme="minorHAnsi"/>
          <w:b/>
          <w:bCs/>
        </w:rPr>
        <w:t>122</w:t>
      </w:r>
      <w:r w:rsidRPr="00F00686">
        <w:rPr>
          <w:rFonts w:eastAsiaTheme="minorHAnsi"/>
        </w:rPr>
        <w:t>, 172–181 (2017).</w:t>
      </w:r>
    </w:p>
    <w:p w14:paraId="20828ECE" w14:textId="77777777" w:rsidR="00F00686" w:rsidRPr="00F00686" w:rsidRDefault="00F00686" w:rsidP="00F00686">
      <w:pPr>
        <w:pStyle w:val="Bibliography"/>
        <w:rPr>
          <w:rFonts w:eastAsiaTheme="minorHAnsi"/>
        </w:rPr>
      </w:pPr>
      <w:r w:rsidRPr="00F00686">
        <w:rPr>
          <w:rFonts w:eastAsiaTheme="minorHAnsi"/>
        </w:rPr>
        <w:t xml:space="preserve">26. </w:t>
      </w:r>
      <w:r w:rsidRPr="00F00686">
        <w:rPr>
          <w:rFonts w:eastAsiaTheme="minorHAnsi"/>
        </w:rPr>
        <w:tab/>
        <w:t xml:space="preserve">A. </w:t>
      </w:r>
      <w:proofErr w:type="spellStart"/>
      <w:r w:rsidRPr="00F00686">
        <w:rPr>
          <w:rFonts w:eastAsiaTheme="minorHAnsi"/>
        </w:rPr>
        <w:t>Cimadom</w:t>
      </w:r>
      <w:proofErr w:type="spellEnd"/>
      <w:r w:rsidRPr="00F00686">
        <w:rPr>
          <w:rFonts w:eastAsiaTheme="minorHAnsi"/>
        </w:rPr>
        <w:t xml:space="preserve">, A. Ulloa, P. Meidl, M. </w:t>
      </w:r>
      <w:proofErr w:type="spellStart"/>
      <w:r w:rsidRPr="00F00686">
        <w:rPr>
          <w:rFonts w:eastAsiaTheme="minorHAnsi"/>
        </w:rPr>
        <w:t>Zöttl</w:t>
      </w:r>
      <w:proofErr w:type="spellEnd"/>
      <w:r w:rsidRPr="00F00686">
        <w:rPr>
          <w:rFonts w:eastAsiaTheme="minorHAnsi"/>
        </w:rPr>
        <w:t xml:space="preserve">, E. </w:t>
      </w:r>
      <w:proofErr w:type="spellStart"/>
      <w:r w:rsidRPr="00F00686">
        <w:rPr>
          <w:rFonts w:eastAsiaTheme="minorHAnsi"/>
        </w:rPr>
        <w:t>Zöttl</w:t>
      </w:r>
      <w:proofErr w:type="spellEnd"/>
      <w:r w:rsidRPr="00F00686">
        <w:rPr>
          <w:rFonts w:eastAsiaTheme="minorHAnsi"/>
        </w:rPr>
        <w:t xml:space="preserve">, B. Fessl, E. Nemeth, M. Dvorak, F. Cunninghame, S. </w:t>
      </w:r>
      <w:proofErr w:type="spellStart"/>
      <w:r w:rsidRPr="00F00686">
        <w:rPr>
          <w:rFonts w:eastAsiaTheme="minorHAnsi"/>
        </w:rPr>
        <w:t>Tebbich</w:t>
      </w:r>
      <w:proofErr w:type="spellEnd"/>
      <w:r w:rsidRPr="00F00686">
        <w:rPr>
          <w:rFonts w:eastAsiaTheme="minorHAnsi"/>
        </w:rPr>
        <w:t xml:space="preserve">, Invasive Parasites, Habitat Change and Heavy Rainfall Reduce Breeding Success in Darwin’s Finches. </w:t>
      </w:r>
      <w:r w:rsidRPr="00F00686">
        <w:rPr>
          <w:rFonts w:eastAsiaTheme="minorHAnsi"/>
          <w:i/>
          <w:iCs/>
        </w:rPr>
        <w:t>PLOS ONE</w:t>
      </w:r>
      <w:r w:rsidRPr="00F00686">
        <w:rPr>
          <w:rFonts w:eastAsiaTheme="minorHAnsi"/>
        </w:rPr>
        <w:t xml:space="preserve"> </w:t>
      </w:r>
      <w:r w:rsidRPr="00F00686">
        <w:rPr>
          <w:rFonts w:eastAsiaTheme="minorHAnsi"/>
          <w:b/>
          <w:bCs/>
        </w:rPr>
        <w:t>9</w:t>
      </w:r>
      <w:r w:rsidRPr="00F00686">
        <w:rPr>
          <w:rFonts w:eastAsiaTheme="minorHAnsi"/>
        </w:rPr>
        <w:t>, e107518 (2014).</w:t>
      </w:r>
    </w:p>
    <w:p w14:paraId="4BAD4994" w14:textId="77777777" w:rsidR="00F00686" w:rsidRPr="00F00686" w:rsidRDefault="00F00686" w:rsidP="00F00686">
      <w:pPr>
        <w:pStyle w:val="Bibliography"/>
        <w:rPr>
          <w:rFonts w:eastAsiaTheme="minorHAnsi"/>
        </w:rPr>
      </w:pPr>
      <w:r w:rsidRPr="00F00686">
        <w:rPr>
          <w:rFonts w:eastAsiaTheme="minorHAnsi"/>
        </w:rPr>
        <w:t xml:space="preserve">27. </w:t>
      </w:r>
      <w:r w:rsidRPr="00F00686">
        <w:rPr>
          <w:rFonts w:eastAsiaTheme="minorHAnsi"/>
        </w:rPr>
        <w:tab/>
        <w:t xml:space="preserve">A. </w:t>
      </w:r>
      <w:proofErr w:type="spellStart"/>
      <w:r w:rsidRPr="00F00686">
        <w:rPr>
          <w:rFonts w:eastAsiaTheme="minorHAnsi"/>
        </w:rPr>
        <w:t>Cimadom</w:t>
      </w:r>
      <w:proofErr w:type="spellEnd"/>
      <w:r w:rsidRPr="00F00686">
        <w:rPr>
          <w:rFonts w:eastAsiaTheme="minorHAnsi"/>
        </w:rPr>
        <w:t xml:space="preserve">, S. </w:t>
      </w:r>
      <w:proofErr w:type="spellStart"/>
      <w:r w:rsidRPr="00F00686">
        <w:rPr>
          <w:rFonts w:eastAsiaTheme="minorHAnsi"/>
        </w:rPr>
        <w:t>Tebbich</w:t>
      </w:r>
      <w:proofErr w:type="spellEnd"/>
      <w:r w:rsidRPr="00F00686">
        <w:rPr>
          <w:rFonts w:eastAsiaTheme="minorHAnsi"/>
        </w:rPr>
        <w:t xml:space="preserve">, Timing of infestation influences virulence and parasite success in a dynamic multi-host–parasite interaction between the invasive parasite, </w:t>
      </w:r>
      <w:proofErr w:type="spellStart"/>
      <w:r w:rsidRPr="00F00686">
        <w:rPr>
          <w:rFonts w:eastAsiaTheme="minorHAnsi"/>
        </w:rPr>
        <w:t>Philornis</w:t>
      </w:r>
      <w:proofErr w:type="spellEnd"/>
      <w:r w:rsidRPr="00F00686">
        <w:rPr>
          <w:rFonts w:eastAsiaTheme="minorHAnsi"/>
        </w:rPr>
        <w:t xml:space="preserve"> </w:t>
      </w:r>
      <w:proofErr w:type="spellStart"/>
      <w:r w:rsidRPr="00F00686">
        <w:rPr>
          <w:rFonts w:eastAsiaTheme="minorHAnsi"/>
        </w:rPr>
        <w:t>downsi</w:t>
      </w:r>
      <w:proofErr w:type="spellEnd"/>
      <w:r w:rsidRPr="00F00686">
        <w:rPr>
          <w:rFonts w:eastAsiaTheme="minorHAnsi"/>
        </w:rPr>
        <w:t xml:space="preserve">, and Darwin’s finches. </w:t>
      </w:r>
      <w:proofErr w:type="spellStart"/>
      <w:r w:rsidRPr="00F00686">
        <w:rPr>
          <w:rFonts w:eastAsiaTheme="minorHAnsi"/>
          <w:i/>
          <w:iCs/>
        </w:rPr>
        <w:t>Oecologia</w:t>
      </w:r>
      <w:proofErr w:type="spellEnd"/>
      <w:r w:rsidRPr="00F00686">
        <w:rPr>
          <w:rFonts w:eastAsiaTheme="minorHAnsi"/>
        </w:rPr>
        <w:t xml:space="preserve"> </w:t>
      </w:r>
      <w:r w:rsidRPr="00F00686">
        <w:rPr>
          <w:rFonts w:eastAsiaTheme="minorHAnsi"/>
          <w:b/>
          <w:bCs/>
        </w:rPr>
        <w:t>195</w:t>
      </w:r>
      <w:r w:rsidRPr="00F00686">
        <w:rPr>
          <w:rFonts w:eastAsiaTheme="minorHAnsi"/>
        </w:rPr>
        <w:t>, 249–259 (2021).</w:t>
      </w:r>
    </w:p>
    <w:p w14:paraId="51EC9D50" w14:textId="77777777" w:rsidR="00F00686" w:rsidRPr="00F00686" w:rsidRDefault="00F00686" w:rsidP="00F00686">
      <w:pPr>
        <w:pStyle w:val="Bibliography"/>
        <w:rPr>
          <w:rFonts w:eastAsiaTheme="minorHAnsi"/>
        </w:rPr>
      </w:pPr>
      <w:r w:rsidRPr="00F00686">
        <w:rPr>
          <w:rFonts w:eastAsiaTheme="minorHAnsi"/>
        </w:rPr>
        <w:t xml:space="preserve">28. </w:t>
      </w:r>
      <w:r w:rsidRPr="00F00686">
        <w:rPr>
          <w:rFonts w:eastAsiaTheme="minorHAnsi"/>
        </w:rPr>
        <w:tab/>
        <w:t xml:space="preserve">J. A. H. Koop, J. P. Owen, S. A. </w:t>
      </w:r>
      <w:proofErr w:type="spellStart"/>
      <w:r w:rsidRPr="00F00686">
        <w:rPr>
          <w:rFonts w:eastAsiaTheme="minorHAnsi"/>
        </w:rPr>
        <w:t>Knutie</w:t>
      </w:r>
      <w:proofErr w:type="spellEnd"/>
      <w:r w:rsidRPr="00F00686">
        <w:rPr>
          <w:rFonts w:eastAsiaTheme="minorHAnsi"/>
        </w:rPr>
        <w:t xml:space="preserve">, M. A. Aguilar, D. H. Clayton, Experimental demonstration of a parasite-induced immune response in wild birds: Darwin’s finches and introduced nest flies. </w:t>
      </w:r>
      <w:r w:rsidRPr="00F00686">
        <w:rPr>
          <w:rFonts w:eastAsiaTheme="minorHAnsi"/>
          <w:i/>
          <w:iCs/>
        </w:rPr>
        <w:t>Ecology and Evolution</w:t>
      </w:r>
      <w:r w:rsidRPr="00F00686">
        <w:rPr>
          <w:rFonts w:eastAsiaTheme="minorHAnsi"/>
        </w:rPr>
        <w:t xml:space="preserve"> </w:t>
      </w:r>
      <w:r w:rsidRPr="00F00686">
        <w:rPr>
          <w:rFonts w:eastAsiaTheme="minorHAnsi"/>
          <w:b/>
          <w:bCs/>
        </w:rPr>
        <w:t>3</w:t>
      </w:r>
      <w:r w:rsidRPr="00F00686">
        <w:rPr>
          <w:rFonts w:eastAsiaTheme="minorHAnsi"/>
        </w:rPr>
        <w:t>, 2514–2523 (2013).</w:t>
      </w:r>
    </w:p>
    <w:p w14:paraId="4A589F31" w14:textId="77777777" w:rsidR="00F00686" w:rsidRPr="00F00686" w:rsidRDefault="00F00686" w:rsidP="00F00686">
      <w:pPr>
        <w:pStyle w:val="Bibliography"/>
        <w:rPr>
          <w:rFonts w:eastAsiaTheme="minorHAnsi"/>
        </w:rPr>
      </w:pPr>
      <w:r w:rsidRPr="00F00686">
        <w:rPr>
          <w:rFonts w:eastAsiaTheme="minorHAnsi"/>
        </w:rPr>
        <w:t xml:space="preserve">29. </w:t>
      </w:r>
      <w:r w:rsidRPr="00F00686">
        <w:rPr>
          <w:rFonts w:eastAsiaTheme="minorHAnsi"/>
        </w:rPr>
        <w:tab/>
        <w:t xml:space="preserve">G. E. </w:t>
      </w:r>
      <w:proofErr w:type="spellStart"/>
      <w:r w:rsidRPr="00F00686">
        <w:rPr>
          <w:rFonts w:eastAsiaTheme="minorHAnsi"/>
        </w:rPr>
        <w:t>Heimpel</w:t>
      </w:r>
      <w:proofErr w:type="spellEnd"/>
      <w:r w:rsidRPr="00F00686">
        <w:rPr>
          <w:rFonts w:eastAsiaTheme="minorHAnsi"/>
        </w:rPr>
        <w:t xml:space="preserve">, Hillstrom ,Alexandra, Freund ,Deborah, </w:t>
      </w:r>
      <w:proofErr w:type="spellStart"/>
      <w:r w:rsidRPr="00F00686">
        <w:rPr>
          <w:rFonts w:eastAsiaTheme="minorHAnsi"/>
        </w:rPr>
        <w:t>Knutie</w:t>
      </w:r>
      <w:proofErr w:type="spellEnd"/>
      <w:r w:rsidRPr="00F00686">
        <w:rPr>
          <w:rFonts w:eastAsiaTheme="minorHAnsi"/>
        </w:rPr>
        <w:t xml:space="preserve"> ,Sarah A., D. H. and Clayton, Invasive Parasites and the Fate of Darwin’s Finches in the Galapagos Islands: The Case of the Vegetarian Finch (</w:t>
      </w:r>
      <w:proofErr w:type="spellStart"/>
      <w:r w:rsidRPr="00F00686">
        <w:rPr>
          <w:rFonts w:eastAsiaTheme="minorHAnsi"/>
        </w:rPr>
        <w:t>Platyspiza</w:t>
      </w:r>
      <w:proofErr w:type="spellEnd"/>
      <w:r w:rsidRPr="00F00686">
        <w:rPr>
          <w:rFonts w:eastAsiaTheme="minorHAnsi"/>
        </w:rPr>
        <w:t xml:space="preserve"> crassirostris). </w:t>
      </w:r>
      <w:r w:rsidRPr="00F00686">
        <w:rPr>
          <w:rFonts w:eastAsiaTheme="minorHAnsi"/>
          <w:i/>
          <w:iCs/>
        </w:rPr>
        <w:t>The Wilson Journal of Ornithology</w:t>
      </w:r>
      <w:r w:rsidRPr="00F00686">
        <w:rPr>
          <w:rFonts w:eastAsiaTheme="minorHAnsi"/>
        </w:rPr>
        <w:t xml:space="preserve"> </w:t>
      </w:r>
      <w:r w:rsidRPr="00F00686">
        <w:rPr>
          <w:rFonts w:eastAsiaTheme="minorHAnsi"/>
          <w:b/>
          <w:bCs/>
        </w:rPr>
        <w:t>129</w:t>
      </w:r>
      <w:r w:rsidRPr="00F00686">
        <w:rPr>
          <w:rFonts w:eastAsiaTheme="minorHAnsi"/>
        </w:rPr>
        <w:t>, 345–349 (2017).</w:t>
      </w:r>
    </w:p>
    <w:p w14:paraId="44DFEFD8" w14:textId="77777777" w:rsidR="00F00686" w:rsidRPr="00F00686" w:rsidRDefault="00F00686" w:rsidP="00F00686">
      <w:pPr>
        <w:pStyle w:val="Bibliography"/>
        <w:rPr>
          <w:rFonts w:eastAsiaTheme="minorHAnsi"/>
        </w:rPr>
      </w:pPr>
      <w:r w:rsidRPr="00F00686">
        <w:rPr>
          <w:rFonts w:eastAsiaTheme="minorHAnsi"/>
        </w:rPr>
        <w:t xml:space="preserve">30. </w:t>
      </w:r>
      <w:r w:rsidRPr="00F00686">
        <w:rPr>
          <w:rFonts w:eastAsiaTheme="minorHAnsi"/>
        </w:rPr>
        <w:tab/>
        <w:t xml:space="preserve">I. Paz, I. Kosti, M. Ares Jr, M. Cline, Y. Mandel-Gutfreund, </w:t>
      </w:r>
      <w:proofErr w:type="spellStart"/>
      <w:r w:rsidRPr="00F00686">
        <w:rPr>
          <w:rFonts w:eastAsiaTheme="minorHAnsi"/>
        </w:rPr>
        <w:t>RBPmap</w:t>
      </w:r>
      <w:proofErr w:type="spellEnd"/>
      <w:r w:rsidRPr="00F00686">
        <w:rPr>
          <w:rFonts w:eastAsiaTheme="minorHAnsi"/>
        </w:rPr>
        <w:t xml:space="preserve">: a web server for mapping binding sites of RNA-binding proteins. </w:t>
      </w:r>
      <w:r w:rsidRPr="00F00686">
        <w:rPr>
          <w:rFonts w:eastAsiaTheme="minorHAnsi"/>
          <w:i/>
          <w:iCs/>
        </w:rPr>
        <w:t>Nucleic Acids Research</w:t>
      </w:r>
      <w:r w:rsidRPr="00F00686">
        <w:rPr>
          <w:rFonts w:eastAsiaTheme="minorHAnsi"/>
        </w:rPr>
        <w:t xml:space="preserve"> </w:t>
      </w:r>
      <w:r w:rsidRPr="00F00686">
        <w:rPr>
          <w:rFonts w:eastAsiaTheme="minorHAnsi"/>
          <w:b/>
          <w:bCs/>
        </w:rPr>
        <w:t>42</w:t>
      </w:r>
      <w:r w:rsidRPr="00F00686">
        <w:rPr>
          <w:rFonts w:eastAsiaTheme="minorHAnsi"/>
        </w:rPr>
        <w:t>, W361–W367 (2014).</w:t>
      </w:r>
    </w:p>
    <w:p w14:paraId="5E011186" w14:textId="77777777" w:rsidR="00F00686" w:rsidRPr="00F00686" w:rsidRDefault="00F00686" w:rsidP="00F00686">
      <w:pPr>
        <w:pStyle w:val="Bibliography"/>
        <w:rPr>
          <w:rFonts w:eastAsiaTheme="minorHAnsi"/>
        </w:rPr>
      </w:pPr>
      <w:r w:rsidRPr="00F00686">
        <w:rPr>
          <w:rFonts w:eastAsiaTheme="minorHAnsi"/>
        </w:rPr>
        <w:t xml:space="preserve">31. </w:t>
      </w:r>
      <w:r w:rsidRPr="00F00686">
        <w:rPr>
          <w:rFonts w:eastAsiaTheme="minorHAnsi"/>
        </w:rPr>
        <w:tab/>
        <w:t xml:space="preserve">P. Kumar, S. </w:t>
      </w:r>
      <w:proofErr w:type="spellStart"/>
      <w:r w:rsidRPr="00F00686">
        <w:rPr>
          <w:rFonts w:eastAsiaTheme="minorHAnsi"/>
        </w:rPr>
        <w:t>Henikoff</w:t>
      </w:r>
      <w:proofErr w:type="spellEnd"/>
      <w:r w:rsidRPr="00F00686">
        <w:rPr>
          <w:rFonts w:eastAsiaTheme="minorHAnsi"/>
        </w:rPr>
        <w:t xml:space="preserve">, P. C. Ng, Predicting the effects of coding non-synonymous variants on protein function using the SIFT algorithm. </w:t>
      </w:r>
      <w:r w:rsidRPr="00F00686">
        <w:rPr>
          <w:rFonts w:eastAsiaTheme="minorHAnsi"/>
          <w:i/>
          <w:iCs/>
        </w:rPr>
        <w:t xml:space="preserve">Nat </w:t>
      </w:r>
      <w:proofErr w:type="spellStart"/>
      <w:r w:rsidRPr="00F00686">
        <w:rPr>
          <w:rFonts w:eastAsiaTheme="minorHAnsi"/>
          <w:i/>
          <w:iCs/>
        </w:rPr>
        <w:t>Protoc</w:t>
      </w:r>
      <w:proofErr w:type="spellEnd"/>
      <w:r w:rsidRPr="00F00686">
        <w:rPr>
          <w:rFonts w:eastAsiaTheme="minorHAnsi"/>
        </w:rPr>
        <w:t xml:space="preserve"> </w:t>
      </w:r>
      <w:r w:rsidRPr="00F00686">
        <w:rPr>
          <w:rFonts w:eastAsiaTheme="minorHAnsi"/>
          <w:b/>
          <w:bCs/>
        </w:rPr>
        <w:t>4</w:t>
      </w:r>
      <w:r w:rsidRPr="00F00686">
        <w:rPr>
          <w:rFonts w:eastAsiaTheme="minorHAnsi"/>
        </w:rPr>
        <w:t>, 1073–1081 (2009).</w:t>
      </w:r>
    </w:p>
    <w:p w14:paraId="6A0A3CA3" w14:textId="77777777" w:rsidR="00F00686" w:rsidRPr="00F00686" w:rsidRDefault="00F00686" w:rsidP="00F00686">
      <w:pPr>
        <w:pStyle w:val="Bibliography"/>
        <w:rPr>
          <w:rFonts w:eastAsiaTheme="minorHAnsi"/>
        </w:rPr>
      </w:pPr>
      <w:r w:rsidRPr="00F00686">
        <w:rPr>
          <w:rFonts w:eastAsiaTheme="minorHAnsi"/>
        </w:rPr>
        <w:t xml:space="preserve">32. </w:t>
      </w:r>
      <w:r w:rsidRPr="00F00686">
        <w:rPr>
          <w:rFonts w:eastAsiaTheme="minorHAnsi"/>
        </w:rPr>
        <w:tab/>
        <w:t xml:space="preserve">J. Heinke, L. </w:t>
      </w:r>
      <w:proofErr w:type="spellStart"/>
      <w:r w:rsidRPr="00F00686">
        <w:rPr>
          <w:rFonts w:eastAsiaTheme="minorHAnsi"/>
        </w:rPr>
        <w:t>Wehofsits</w:t>
      </w:r>
      <w:proofErr w:type="spellEnd"/>
      <w:r w:rsidRPr="00F00686">
        <w:rPr>
          <w:rFonts w:eastAsiaTheme="minorHAnsi"/>
        </w:rPr>
        <w:t xml:space="preserve">, Q. Zhou, C. Zoeller, K.-M. Baar, T. Helbing, A. Laib, H. Augustin, C. Bode, C. Patterson, M. Moser, BMPER Is an Endothelial Cell Regulator and Controls Bone Morphogenetic Protein-4–Dependent Angiogenesis. </w:t>
      </w:r>
      <w:r w:rsidRPr="00F00686">
        <w:rPr>
          <w:rFonts w:eastAsiaTheme="minorHAnsi"/>
          <w:i/>
          <w:iCs/>
        </w:rPr>
        <w:t>Circulation Research</w:t>
      </w:r>
      <w:r w:rsidRPr="00F00686">
        <w:rPr>
          <w:rFonts w:eastAsiaTheme="minorHAnsi"/>
        </w:rPr>
        <w:t xml:space="preserve"> </w:t>
      </w:r>
      <w:r w:rsidRPr="00F00686">
        <w:rPr>
          <w:rFonts w:eastAsiaTheme="minorHAnsi"/>
          <w:b/>
          <w:bCs/>
        </w:rPr>
        <w:t>103</w:t>
      </w:r>
      <w:r w:rsidRPr="00F00686">
        <w:rPr>
          <w:rFonts w:eastAsiaTheme="minorHAnsi"/>
        </w:rPr>
        <w:t>, 804–812 (2008).</w:t>
      </w:r>
    </w:p>
    <w:p w14:paraId="25C515D4" w14:textId="77777777" w:rsidR="00F00686" w:rsidRPr="00F00686" w:rsidRDefault="00F00686" w:rsidP="00F00686">
      <w:pPr>
        <w:pStyle w:val="Bibliography"/>
        <w:rPr>
          <w:rFonts w:eastAsiaTheme="minorHAnsi"/>
        </w:rPr>
      </w:pPr>
      <w:r w:rsidRPr="00F00686">
        <w:rPr>
          <w:rFonts w:eastAsiaTheme="minorHAnsi"/>
        </w:rPr>
        <w:t xml:space="preserve">33. </w:t>
      </w:r>
      <w:r w:rsidRPr="00F00686">
        <w:rPr>
          <w:rFonts w:eastAsiaTheme="minorHAnsi"/>
        </w:rPr>
        <w:tab/>
        <w:t xml:space="preserve">P. Lockyer, H. Mao, Q. Fan, L. Li, L.-Y. Yu-Lee, N. T. Eissa, C. Patterson, L. Xie, X. Pi, LRP1-Dependent BMPER Signaling Regulates Lipopolysaccharide-Induced Vascular Inflammation. </w:t>
      </w:r>
      <w:r w:rsidRPr="00F00686">
        <w:rPr>
          <w:rFonts w:eastAsiaTheme="minorHAnsi"/>
          <w:i/>
          <w:iCs/>
        </w:rPr>
        <w:t>Arteriosclerosis, Thrombosis, and Vascular Biology</w:t>
      </w:r>
      <w:r w:rsidRPr="00F00686">
        <w:rPr>
          <w:rFonts w:eastAsiaTheme="minorHAnsi"/>
        </w:rPr>
        <w:t xml:space="preserve"> </w:t>
      </w:r>
      <w:r w:rsidRPr="00F00686">
        <w:rPr>
          <w:rFonts w:eastAsiaTheme="minorHAnsi"/>
          <w:b/>
          <w:bCs/>
        </w:rPr>
        <w:t>37</w:t>
      </w:r>
      <w:r w:rsidRPr="00F00686">
        <w:rPr>
          <w:rFonts w:eastAsiaTheme="minorHAnsi"/>
        </w:rPr>
        <w:t>, 1524–1535 (2017).</w:t>
      </w:r>
    </w:p>
    <w:p w14:paraId="14E32CFA" w14:textId="77777777" w:rsidR="00F00686" w:rsidRPr="00F00686" w:rsidRDefault="00F00686" w:rsidP="00F00686">
      <w:pPr>
        <w:pStyle w:val="Bibliography"/>
        <w:rPr>
          <w:rFonts w:eastAsiaTheme="minorHAnsi"/>
        </w:rPr>
      </w:pPr>
      <w:r w:rsidRPr="00F00686">
        <w:rPr>
          <w:rFonts w:eastAsiaTheme="minorHAnsi"/>
        </w:rPr>
        <w:t xml:space="preserve">34. </w:t>
      </w:r>
      <w:r w:rsidRPr="00F00686">
        <w:rPr>
          <w:rFonts w:eastAsiaTheme="minorHAnsi"/>
        </w:rPr>
        <w:tab/>
        <w:t xml:space="preserve">R. P. Tucker, D. </w:t>
      </w:r>
      <w:proofErr w:type="spellStart"/>
      <w:r w:rsidRPr="00F00686">
        <w:rPr>
          <w:rFonts w:eastAsiaTheme="minorHAnsi"/>
        </w:rPr>
        <w:t>Kenzelmann</w:t>
      </w:r>
      <w:proofErr w:type="spellEnd"/>
      <w:r w:rsidRPr="00F00686">
        <w:rPr>
          <w:rFonts w:eastAsiaTheme="minorHAnsi"/>
        </w:rPr>
        <w:t xml:space="preserve">, A. Trzebiatowska, R. </w:t>
      </w:r>
      <w:proofErr w:type="spellStart"/>
      <w:r w:rsidRPr="00F00686">
        <w:rPr>
          <w:rFonts w:eastAsiaTheme="minorHAnsi"/>
        </w:rPr>
        <w:t>Chiquet</w:t>
      </w:r>
      <w:proofErr w:type="spellEnd"/>
      <w:r w:rsidRPr="00F00686">
        <w:rPr>
          <w:rFonts w:eastAsiaTheme="minorHAnsi"/>
        </w:rPr>
        <w:t xml:space="preserve">-Ehrismann, </w:t>
      </w:r>
      <w:proofErr w:type="spellStart"/>
      <w:r w:rsidRPr="00F00686">
        <w:rPr>
          <w:rFonts w:eastAsiaTheme="minorHAnsi"/>
        </w:rPr>
        <w:t>Teneurins</w:t>
      </w:r>
      <w:proofErr w:type="spellEnd"/>
      <w:r w:rsidRPr="00F00686">
        <w:rPr>
          <w:rFonts w:eastAsiaTheme="minorHAnsi"/>
        </w:rPr>
        <w:t xml:space="preserve">: Transmembrane proteins with fundamental roles in development. </w:t>
      </w:r>
      <w:r w:rsidRPr="00F00686">
        <w:rPr>
          <w:rFonts w:eastAsiaTheme="minorHAnsi"/>
          <w:i/>
          <w:iCs/>
        </w:rPr>
        <w:t>The International Journal of Biochemistry &amp; Cell Biology</w:t>
      </w:r>
      <w:r w:rsidRPr="00F00686">
        <w:rPr>
          <w:rFonts w:eastAsiaTheme="minorHAnsi"/>
        </w:rPr>
        <w:t xml:space="preserve"> </w:t>
      </w:r>
      <w:r w:rsidRPr="00F00686">
        <w:rPr>
          <w:rFonts w:eastAsiaTheme="minorHAnsi"/>
          <w:b/>
          <w:bCs/>
        </w:rPr>
        <w:t>39</w:t>
      </w:r>
      <w:r w:rsidRPr="00F00686">
        <w:rPr>
          <w:rFonts w:eastAsiaTheme="minorHAnsi"/>
        </w:rPr>
        <w:t>, 292–297 (2007).</w:t>
      </w:r>
    </w:p>
    <w:p w14:paraId="6A4126D1" w14:textId="77777777" w:rsidR="00F00686" w:rsidRPr="00F00686" w:rsidRDefault="00F00686" w:rsidP="00F00686">
      <w:pPr>
        <w:pStyle w:val="Bibliography"/>
        <w:rPr>
          <w:rFonts w:eastAsiaTheme="minorHAnsi"/>
        </w:rPr>
      </w:pPr>
      <w:r w:rsidRPr="00F00686">
        <w:rPr>
          <w:rFonts w:eastAsiaTheme="minorHAnsi"/>
        </w:rPr>
        <w:t xml:space="preserve">35. </w:t>
      </w:r>
      <w:r w:rsidRPr="00F00686">
        <w:rPr>
          <w:rFonts w:eastAsiaTheme="minorHAnsi"/>
        </w:rPr>
        <w:tab/>
        <w:t xml:space="preserve">T. Ben-Zur, E. Feige, B. </w:t>
      </w:r>
      <w:proofErr w:type="spellStart"/>
      <w:r w:rsidRPr="00F00686">
        <w:rPr>
          <w:rFonts w:eastAsiaTheme="minorHAnsi"/>
        </w:rPr>
        <w:t>Motro</w:t>
      </w:r>
      <w:proofErr w:type="spellEnd"/>
      <w:r w:rsidRPr="00F00686">
        <w:rPr>
          <w:rFonts w:eastAsiaTheme="minorHAnsi"/>
        </w:rPr>
        <w:t xml:space="preserve">, R. Wides, The Mammalian </w:t>
      </w:r>
      <w:proofErr w:type="spellStart"/>
      <w:r w:rsidRPr="00F00686">
        <w:rPr>
          <w:rFonts w:eastAsiaTheme="minorHAnsi"/>
        </w:rPr>
        <w:t>Odz</w:t>
      </w:r>
      <w:proofErr w:type="spellEnd"/>
      <w:r w:rsidRPr="00F00686">
        <w:rPr>
          <w:rFonts w:eastAsiaTheme="minorHAnsi"/>
        </w:rPr>
        <w:t xml:space="preserve"> Gene Family: Homologs of a </w:t>
      </w:r>
      <w:r w:rsidRPr="00F00686">
        <w:rPr>
          <w:rFonts w:eastAsiaTheme="minorHAnsi"/>
          <w:i/>
          <w:iCs/>
        </w:rPr>
        <w:t>Drosophila</w:t>
      </w:r>
      <w:r w:rsidRPr="00F00686">
        <w:rPr>
          <w:rFonts w:eastAsiaTheme="minorHAnsi"/>
        </w:rPr>
        <w:t xml:space="preserve"> Pair-Rule Gene with Expression Implying Distinct yet Overlapping Developmental Roles. </w:t>
      </w:r>
      <w:r w:rsidRPr="00F00686">
        <w:rPr>
          <w:rFonts w:eastAsiaTheme="minorHAnsi"/>
          <w:i/>
          <w:iCs/>
        </w:rPr>
        <w:t>Developmental Biology</w:t>
      </w:r>
      <w:r w:rsidRPr="00F00686">
        <w:rPr>
          <w:rFonts w:eastAsiaTheme="minorHAnsi"/>
        </w:rPr>
        <w:t xml:space="preserve"> </w:t>
      </w:r>
      <w:r w:rsidRPr="00F00686">
        <w:rPr>
          <w:rFonts w:eastAsiaTheme="minorHAnsi"/>
          <w:b/>
          <w:bCs/>
        </w:rPr>
        <w:t>217</w:t>
      </w:r>
      <w:r w:rsidRPr="00F00686">
        <w:rPr>
          <w:rFonts w:eastAsiaTheme="minorHAnsi"/>
        </w:rPr>
        <w:t>, 107–120 (2000).</w:t>
      </w:r>
    </w:p>
    <w:p w14:paraId="607B2260" w14:textId="77777777" w:rsidR="00F00686" w:rsidRPr="00F00686" w:rsidRDefault="00F00686" w:rsidP="00F00686">
      <w:pPr>
        <w:pStyle w:val="Bibliography"/>
        <w:rPr>
          <w:rFonts w:eastAsiaTheme="minorHAnsi"/>
        </w:rPr>
      </w:pPr>
      <w:r w:rsidRPr="00F00686">
        <w:rPr>
          <w:rFonts w:eastAsiaTheme="minorHAnsi"/>
        </w:rPr>
        <w:t xml:space="preserve">36. </w:t>
      </w:r>
      <w:r w:rsidRPr="00F00686">
        <w:rPr>
          <w:rFonts w:eastAsiaTheme="minorHAnsi"/>
        </w:rPr>
        <w:tab/>
        <w:t xml:space="preserve">J. Gong, J. Yang, Y. He, X. Chen, G. Yang, R. Sun, Construction of m7G subtype classification on heterogeneity of sepsis. </w:t>
      </w:r>
      <w:r w:rsidRPr="00F00686">
        <w:rPr>
          <w:rFonts w:eastAsiaTheme="minorHAnsi"/>
          <w:i/>
          <w:iCs/>
        </w:rPr>
        <w:t>Front. Genet.</w:t>
      </w:r>
      <w:r w:rsidRPr="00F00686">
        <w:rPr>
          <w:rFonts w:eastAsiaTheme="minorHAnsi"/>
        </w:rPr>
        <w:t xml:space="preserve"> </w:t>
      </w:r>
      <w:r w:rsidRPr="00F00686">
        <w:rPr>
          <w:rFonts w:eastAsiaTheme="minorHAnsi"/>
          <w:b/>
          <w:bCs/>
        </w:rPr>
        <w:t>13</w:t>
      </w:r>
      <w:r w:rsidRPr="00F00686">
        <w:rPr>
          <w:rFonts w:eastAsiaTheme="minorHAnsi"/>
        </w:rPr>
        <w:t xml:space="preserve"> (2022).</w:t>
      </w:r>
    </w:p>
    <w:p w14:paraId="6EE29FC7" w14:textId="77777777" w:rsidR="00F00686" w:rsidRPr="00F00686" w:rsidRDefault="00F00686" w:rsidP="00F00686">
      <w:pPr>
        <w:pStyle w:val="Bibliography"/>
        <w:rPr>
          <w:rFonts w:eastAsiaTheme="minorHAnsi"/>
        </w:rPr>
      </w:pPr>
      <w:r w:rsidRPr="00F00686">
        <w:rPr>
          <w:rFonts w:eastAsiaTheme="minorHAnsi"/>
        </w:rPr>
        <w:lastRenderedPageBreak/>
        <w:t xml:space="preserve">37. </w:t>
      </w:r>
      <w:r w:rsidRPr="00F00686">
        <w:rPr>
          <w:rFonts w:eastAsiaTheme="minorHAnsi"/>
        </w:rPr>
        <w:tab/>
        <w:t xml:space="preserve">D. Wang, R. Huo, L. Ye, Identification of lethality-related m7G methylation modification patterns and the regulatory features of immune microenvironment in sepsis. </w:t>
      </w:r>
      <w:proofErr w:type="spellStart"/>
      <w:r w:rsidRPr="00F00686">
        <w:rPr>
          <w:rFonts w:eastAsiaTheme="minorHAnsi"/>
          <w:i/>
          <w:iCs/>
        </w:rPr>
        <w:t>Heliyon</w:t>
      </w:r>
      <w:proofErr w:type="spellEnd"/>
      <w:r w:rsidRPr="00F00686">
        <w:rPr>
          <w:rFonts w:eastAsiaTheme="minorHAnsi"/>
        </w:rPr>
        <w:t xml:space="preserve"> </w:t>
      </w:r>
      <w:r w:rsidRPr="00F00686">
        <w:rPr>
          <w:rFonts w:eastAsiaTheme="minorHAnsi"/>
          <w:b/>
          <w:bCs/>
        </w:rPr>
        <w:t>11</w:t>
      </w:r>
      <w:r w:rsidRPr="00F00686">
        <w:rPr>
          <w:rFonts w:eastAsiaTheme="minorHAnsi"/>
        </w:rPr>
        <w:t xml:space="preserve"> (2025).</w:t>
      </w:r>
    </w:p>
    <w:p w14:paraId="07188C82" w14:textId="77777777" w:rsidR="00F00686" w:rsidRPr="00F00686" w:rsidRDefault="00F00686" w:rsidP="00F00686">
      <w:pPr>
        <w:pStyle w:val="Bibliography"/>
        <w:rPr>
          <w:rFonts w:eastAsiaTheme="minorHAnsi"/>
        </w:rPr>
      </w:pPr>
      <w:r w:rsidRPr="00F00686">
        <w:rPr>
          <w:rFonts w:eastAsiaTheme="minorHAnsi"/>
        </w:rPr>
        <w:t xml:space="preserve">38. </w:t>
      </w:r>
      <w:r w:rsidRPr="00F00686">
        <w:rPr>
          <w:rFonts w:eastAsiaTheme="minorHAnsi"/>
        </w:rPr>
        <w:tab/>
        <w:t xml:space="preserve">A. F. Cunha, A. F. </w:t>
      </w:r>
      <w:proofErr w:type="spellStart"/>
      <w:r w:rsidRPr="00F00686">
        <w:rPr>
          <w:rFonts w:eastAsiaTheme="minorHAnsi"/>
        </w:rPr>
        <w:t>Brugnerotto</w:t>
      </w:r>
      <w:proofErr w:type="spellEnd"/>
      <w:r w:rsidRPr="00F00686">
        <w:rPr>
          <w:rFonts w:eastAsiaTheme="minorHAnsi"/>
        </w:rPr>
        <w:t xml:space="preserve">, A. S. S. Duarte, G. G. L. Costa, S. T. O. Saad, F. F. Costa, Global Gene Expression Revealed a Set of Genes Involved in the Modification of Cells during Erythropoiesis. </w:t>
      </w:r>
      <w:r w:rsidRPr="00F00686">
        <w:rPr>
          <w:rFonts w:eastAsiaTheme="minorHAnsi"/>
          <w:i/>
          <w:iCs/>
        </w:rPr>
        <w:t>Blood</w:t>
      </w:r>
      <w:r w:rsidRPr="00F00686">
        <w:rPr>
          <w:rFonts w:eastAsiaTheme="minorHAnsi"/>
        </w:rPr>
        <w:t xml:space="preserve"> </w:t>
      </w:r>
      <w:r w:rsidRPr="00F00686">
        <w:rPr>
          <w:rFonts w:eastAsiaTheme="minorHAnsi"/>
          <w:b/>
          <w:bCs/>
        </w:rPr>
        <w:t>110</w:t>
      </w:r>
      <w:r w:rsidRPr="00F00686">
        <w:rPr>
          <w:rFonts w:eastAsiaTheme="minorHAnsi"/>
        </w:rPr>
        <w:t>, 4074 (2007).</w:t>
      </w:r>
    </w:p>
    <w:p w14:paraId="4F6F1B01" w14:textId="53D30A67" w:rsidR="001A610C" w:rsidRPr="00665B9B" w:rsidRDefault="000E4458" w:rsidP="00F00686">
      <w:pPr>
        <w:pStyle w:val="Bibliography"/>
        <w:rPr>
          <w:b/>
          <w:bCs/>
          <w:u w:val="single"/>
        </w:rPr>
      </w:pPr>
      <w:r>
        <w:rPr>
          <w:b/>
          <w:bCs/>
          <w:u w:val="single"/>
        </w:rPr>
        <w:fldChar w:fldCharType="end"/>
      </w:r>
    </w:p>
    <w:sectPr w:rsidR="001A610C" w:rsidRPr="00665B9B" w:rsidSect="006715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7" w:author="McNew, Sabrina - (mcnew)" w:date="2025-06-13T11:30:00Z" w:initials="SM">
    <w:p w14:paraId="422BE290" w14:textId="53A2D67E" w:rsidR="00F377BE" w:rsidRDefault="00F377BE" w:rsidP="00F377BE">
      <w:r>
        <w:rPr>
          <w:rStyle w:val="CommentReference"/>
        </w:rPr>
        <w:annotationRef/>
      </w:r>
      <w:r>
        <w:rPr>
          <w:sz w:val="20"/>
          <w:szCs w:val="20"/>
        </w:rPr>
        <w:t xml:space="preserve">I think we want to use “coevolution” sparingly because it means also evolution in the parasite which we’re not addressing atm </w:t>
      </w:r>
    </w:p>
  </w:comment>
  <w:comment w:id="80" w:author="McNew, Sabrina - (mcnew)" w:date="2025-06-13T11:42:00Z" w:initials="SM">
    <w:p w14:paraId="5255D4E9" w14:textId="77777777" w:rsidR="000A72BA" w:rsidRDefault="000A72BA" w:rsidP="000A72BA">
      <w:pPr>
        <w:rPr>
          <w:sz w:val="20"/>
          <w:szCs w:val="20"/>
        </w:rPr>
      </w:pPr>
      <w:r>
        <w:rPr>
          <w:rStyle w:val="CommentReference"/>
        </w:rPr>
        <w:annotationRef/>
      </w:r>
    </w:p>
    <w:p w14:paraId="41D5CEC7" w14:textId="77777777" w:rsidR="000A72BA" w:rsidRDefault="000A72BA" w:rsidP="000A72BA">
      <w:r>
        <w:rPr>
          <w:sz w:val="20"/>
          <w:szCs w:val="20"/>
        </w:rPr>
        <w:t>possible cites</w:t>
      </w:r>
    </w:p>
    <w:p w14:paraId="426A83DB" w14:textId="77777777" w:rsidR="000A72BA" w:rsidRDefault="000A72BA" w:rsidP="000A72BA">
      <w:hyperlink r:id="rId1" w:history="1">
        <w:r w:rsidRPr="00C574C8">
          <w:rPr>
            <w:rStyle w:val="Hyperlink"/>
            <w:sz w:val="20"/>
            <w:szCs w:val="20"/>
          </w:rPr>
          <w:t>https://doi.org/10.1038/s41576-020-0269-1</w:t>
        </w:r>
      </w:hyperlink>
      <w:r>
        <w:rPr>
          <w:sz w:val="20"/>
          <w:szCs w:val="20"/>
        </w:rPr>
        <w:t xml:space="preserve"> </w:t>
      </w:r>
    </w:p>
    <w:p w14:paraId="0B51410D" w14:textId="77777777" w:rsidR="000A72BA" w:rsidRDefault="000A72BA" w:rsidP="000A72BA">
      <w:hyperlink r:id="rId2" w:history="1">
        <w:r w:rsidRPr="00C574C8">
          <w:rPr>
            <w:rStyle w:val="Hyperlink"/>
            <w:sz w:val="20"/>
            <w:szCs w:val="20"/>
          </w:rPr>
          <w:t>https://www.nature.com/articles/nature08798</w:t>
        </w:r>
      </w:hyperlink>
    </w:p>
    <w:p w14:paraId="5806090F" w14:textId="77777777" w:rsidR="000A72BA" w:rsidRDefault="000A72BA" w:rsidP="000A72BA">
      <w:r>
        <w:rPr>
          <w:color w:val="262626"/>
          <w:sz w:val="20"/>
          <w:szCs w:val="20"/>
        </w:rPr>
        <w:t>https://elifesciences.org/articles/12469</w:t>
      </w:r>
    </w:p>
  </w:comment>
  <w:comment w:id="117" w:author="McNew, Sabrina - (mcnew)" w:date="2025-06-13T16:00:00Z" w:initials="SM">
    <w:p w14:paraId="2C026667" w14:textId="0598D195" w:rsidR="00CF52DD" w:rsidRDefault="00CF52DD" w:rsidP="00CF52DD">
      <w:r>
        <w:rPr>
          <w:rStyle w:val="CommentReference"/>
        </w:rPr>
        <w:annotationRef/>
      </w:r>
      <w:r>
        <w:rPr>
          <w:sz w:val="20"/>
          <w:szCs w:val="20"/>
        </w:rPr>
        <w:t>I think this is a separate question from what we’re looking at. The end of this paragraph needs to set the stage that it is unknown what evolutionary impact this parasite has already had</w:t>
      </w:r>
    </w:p>
  </w:comment>
  <w:comment w:id="139" w:author="McNew, Sabrina - (mcnew)" w:date="2025-06-13T16:46:00Z" w:initials="SM">
    <w:p w14:paraId="56103AE0" w14:textId="2BB37CEF" w:rsidR="00635559" w:rsidRDefault="00635559" w:rsidP="00635559">
      <w:r>
        <w:rPr>
          <w:rStyle w:val="CommentReference"/>
        </w:rPr>
        <w:annotationRef/>
      </w:r>
      <w:r>
        <w:rPr>
          <w:sz w:val="20"/>
          <w:szCs w:val="20"/>
        </w:rPr>
        <w:t>somewhere in the methods I think we should find a way to say “time series” or repeat that the comparison is pre-post fly both for clarity and because this is a strength of the study</w:t>
      </w:r>
    </w:p>
  </w:comment>
  <w:comment w:id="140" w:author="McNew, Sabrina - (mcnew)" w:date="2025-06-13T16:47:00Z" w:initials="SM">
    <w:p w14:paraId="45A646EC" w14:textId="77777777" w:rsidR="00AB2280" w:rsidRDefault="00AB2280" w:rsidP="00AB2280">
      <w:r>
        <w:rPr>
          <w:rStyle w:val="CommentReference"/>
        </w:rPr>
        <w:annotationRef/>
      </w:r>
      <w:r>
        <w:rPr>
          <w:sz w:val="20"/>
          <w:szCs w:val="20"/>
        </w:rPr>
        <w:t>oh and we should cite our time series paper lol</w:t>
      </w:r>
    </w:p>
  </w:comment>
  <w:comment w:id="329" w:author="McNew, Sabrina - (mcnew)" w:date="2025-06-14T12:22:00Z" w:initials="SM">
    <w:p w14:paraId="26A4B2CF" w14:textId="77777777" w:rsidR="00CA0ADB" w:rsidRDefault="00CA0ADB" w:rsidP="00CA0ADB">
      <w:r>
        <w:rPr>
          <w:rStyle w:val="CommentReference"/>
        </w:rPr>
        <w:annotationRef/>
      </w:r>
      <w:r>
        <w:rPr>
          <w:sz w:val="20"/>
          <w:szCs w:val="20"/>
        </w:rPr>
        <w:t>I think there’s maybe something cool to say somewhere about the predictability of host defense strategies in response to a novel parasite. Should they go for tolerance or resistance and do we see evidence that FOR and CRA are on diverging paths? Feels like it would be a reach here but conceptually it’s cool</w:t>
      </w:r>
    </w:p>
  </w:comment>
  <w:comment w:id="400" w:author="McNew, Sabrina - (mcnew)" w:date="2025-06-14T11:52:00Z" w:initials="SM">
    <w:p w14:paraId="760213D9" w14:textId="77777777" w:rsidR="00592B75" w:rsidRDefault="00375B6E" w:rsidP="00592B75">
      <w:r>
        <w:rPr>
          <w:rStyle w:val="CommentReference"/>
        </w:rPr>
        <w:annotationRef/>
      </w:r>
      <w:r w:rsidR="00592B75">
        <w:rPr>
          <w:sz w:val="20"/>
          <w:szCs w:val="20"/>
        </w:rPr>
        <w:t>this is such a cool/important gene to come out in the results and we gotta get people excited about it front and center before we bury them in wgcaugm  details. Putting it as the last sentence makes it feel like an after thought- like we get here and go “oh, that’s why we care about this gene"</w:t>
      </w:r>
    </w:p>
  </w:comment>
  <w:comment w:id="424" w:author="McNew, Sabrina - (mcnew)" w:date="2025-06-14T11:18:00Z" w:initials="SM">
    <w:p w14:paraId="504050C1" w14:textId="1944C493" w:rsidR="00285A69" w:rsidRDefault="00285A69" w:rsidP="00285A69">
      <w:r>
        <w:rPr>
          <w:rStyle w:val="CommentReference"/>
        </w:rPr>
        <w:annotationRef/>
      </w:r>
      <w:r>
        <w:rPr>
          <w:sz w:val="20"/>
          <w:szCs w:val="20"/>
        </w:rPr>
        <w:t xml:space="preserve">consider maybe “We found significant overlap in genes under selection in all pairwise comparisons between species” </w:t>
      </w:r>
    </w:p>
  </w:comment>
  <w:comment w:id="470" w:author="McNew, Sabrina - (mcnew)" w:date="2025-06-14T11:31:00Z" w:initials="SM">
    <w:p w14:paraId="03A50A67" w14:textId="62C9FF76" w:rsidR="006F396E" w:rsidRDefault="006F396E" w:rsidP="006F396E">
      <w:r>
        <w:rPr>
          <w:rStyle w:val="CommentReference"/>
        </w:rPr>
        <w:annotationRef/>
      </w:r>
      <w:r>
        <w:rPr>
          <w:sz w:val="20"/>
          <w:szCs w:val="20"/>
        </w:rPr>
        <w:t xml:space="preserve">this is obviously a very cool result but I think we might want to hedge a bit. Veggie finches also are bigger than the others, ecologically different etc, so this rapid evolution may not be the only reason they’re tolerant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2BE290" w15:done="0"/>
  <w15:commentEx w15:paraId="5806090F" w15:done="0"/>
  <w15:commentEx w15:paraId="2C026667" w15:done="0"/>
  <w15:commentEx w15:paraId="56103AE0" w15:done="0"/>
  <w15:commentEx w15:paraId="45A646EC" w15:paraIdParent="56103AE0" w15:done="0"/>
  <w15:commentEx w15:paraId="26A4B2CF" w15:done="0"/>
  <w15:commentEx w15:paraId="760213D9" w15:done="0"/>
  <w15:commentEx w15:paraId="504050C1" w15:done="0"/>
  <w15:commentEx w15:paraId="03A50A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78C40B" w16cex:dateUtc="2025-06-13T18:30:00Z"/>
  <w16cex:commentExtensible w16cex:durableId="4C0F280A" w16cex:dateUtc="2025-06-13T18:42:00Z"/>
  <w16cex:commentExtensible w16cex:durableId="481E77FF" w16cex:dateUtc="2025-06-13T23:00:00Z"/>
  <w16cex:commentExtensible w16cex:durableId="241D2588" w16cex:dateUtc="2025-06-13T23:46:00Z"/>
  <w16cex:commentExtensible w16cex:durableId="0A251380" w16cex:dateUtc="2025-06-13T23:47:00Z"/>
  <w16cex:commentExtensible w16cex:durableId="5CC28919" w16cex:dateUtc="2025-06-14T19:22:00Z"/>
  <w16cex:commentExtensible w16cex:durableId="5697C9FB" w16cex:dateUtc="2025-06-14T18:52:00Z"/>
  <w16cex:commentExtensible w16cex:durableId="6BFDE9AB" w16cex:dateUtc="2025-06-14T18:18:00Z"/>
  <w16cex:commentExtensible w16cex:durableId="5A72D969" w16cex:dateUtc="2025-06-14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2BE290" w16cid:durableId="2978C40B"/>
  <w16cid:commentId w16cid:paraId="5806090F" w16cid:durableId="4C0F280A"/>
  <w16cid:commentId w16cid:paraId="2C026667" w16cid:durableId="481E77FF"/>
  <w16cid:commentId w16cid:paraId="56103AE0" w16cid:durableId="241D2588"/>
  <w16cid:commentId w16cid:paraId="45A646EC" w16cid:durableId="0A251380"/>
  <w16cid:commentId w16cid:paraId="26A4B2CF" w16cid:durableId="5CC28919"/>
  <w16cid:commentId w16cid:paraId="760213D9" w16cid:durableId="5697C9FB"/>
  <w16cid:commentId w16cid:paraId="504050C1" w16cid:durableId="6BFDE9AB"/>
  <w16cid:commentId w16cid:paraId="03A50A67" w16cid:durableId="5A72D96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371B"/>
    <w:multiLevelType w:val="hybridMultilevel"/>
    <w:tmpl w:val="A7969A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06909"/>
    <w:multiLevelType w:val="hybridMultilevel"/>
    <w:tmpl w:val="B4FA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A67291"/>
    <w:multiLevelType w:val="hybridMultilevel"/>
    <w:tmpl w:val="DD129AFC"/>
    <w:lvl w:ilvl="0" w:tplc="C8F4F516">
      <w:start w:val="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0B7D8C"/>
    <w:multiLevelType w:val="hybridMultilevel"/>
    <w:tmpl w:val="34B8F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4050608">
    <w:abstractNumId w:val="1"/>
  </w:num>
  <w:num w:numId="2" w16cid:durableId="205259851">
    <w:abstractNumId w:val="0"/>
  </w:num>
  <w:num w:numId="3" w16cid:durableId="88818075">
    <w:abstractNumId w:val="3"/>
  </w:num>
  <w:num w:numId="4" w16cid:durableId="659597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ny Jackson (Student)">
    <w15:presenceInfo w15:providerId="AD" w15:userId="S::dnjacks4@sundevils.asu.edu::4b8e1a01-6d56-4e9e-b804-fdb018434c4c"/>
  </w15:person>
  <w15:person w15:author="McNew, Sabrina - (mcnew)">
    <w15:presenceInfo w15:providerId="AD" w15:userId="S::mcnew@arizona.edu::33a2b7ff-e6ee-4063-9893-f481d13d99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B2"/>
    <w:rsid w:val="0000626D"/>
    <w:rsid w:val="000068F2"/>
    <w:rsid w:val="00010C3D"/>
    <w:rsid w:val="000129E9"/>
    <w:rsid w:val="00016F29"/>
    <w:rsid w:val="00024D02"/>
    <w:rsid w:val="000402D1"/>
    <w:rsid w:val="00041253"/>
    <w:rsid w:val="000622C4"/>
    <w:rsid w:val="0006270E"/>
    <w:rsid w:val="00064894"/>
    <w:rsid w:val="00077CCC"/>
    <w:rsid w:val="00083C64"/>
    <w:rsid w:val="00090F21"/>
    <w:rsid w:val="000922D1"/>
    <w:rsid w:val="00094D03"/>
    <w:rsid w:val="00097A3B"/>
    <w:rsid w:val="000A2861"/>
    <w:rsid w:val="000A3434"/>
    <w:rsid w:val="000A72BA"/>
    <w:rsid w:val="000B32DA"/>
    <w:rsid w:val="000B5C8D"/>
    <w:rsid w:val="000C0855"/>
    <w:rsid w:val="000C349A"/>
    <w:rsid w:val="000C7B9F"/>
    <w:rsid w:val="000D2DCD"/>
    <w:rsid w:val="000D679D"/>
    <w:rsid w:val="000D6928"/>
    <w:rsid w:val="000E04D2"/>
    <w:rsid w:val="000E24F4"/>
    <w:rsid w:val="000E4458"/>
    <w:rsid w:val="000E4CDD"/>
    <w:rsid w:val="000E71F3"/>
    <w:rsid w:val="000E75BE"/>
    <w:rsid w:val="000F2651"/>
    <w:rsid w:val="00101EAE"/>
    <w:rsid w:val="0010629E"/>
    <w:rsid w:val="00110DD6"/>
    <w:rsid w:val="00110FF8"/>
    <w:rsid w:val="00113D44"/>
    <w:rsid w:val="00123357"/>
    <w:rsid w:val="001235DD"/>
    <w:rsid w:val="00126773"/>
    <w:rsid w:val="00130F02"/>
    <w:rsid w:val="00141FA8"/>
    <w:rsid w:val="00144025"/>
    <w:rsid w:val="001543E9"/>
    <w:rsid w:val="0016418C"/>
    <w:rsid w:val="00167B86"/>
    <w:rsid w:val="00170E11"/>
    <w:rsid w:val="00187FEB"/>
    <w:rsid w:val="0019381C"/>
    <w:rsid w:val="001958BA"/>
    <w:rsid w:val="0019636E"/>
    <w:rsid w:val="001A5370"/>
    <w:rsid w:val="001A610C"/>
    <w:rsid w:val="001D5AFD"/>
    <w:rsid w:val="001E0683"/>
    <w:rsid w:val="001E1D94"/>
    <w:rsid w:val="001F2342"/>
    <w:rsid w:val="002176CC"/>
    <w:rsid w:val="00221B99"/>
    <w:rsid w:val="002230E8"/>
    <w:rsid w:val="00231D0C"/>
    <w:rsid w:val="00234C82"/>
    <w:rsid w:val="0023783F"/>
    <w:rsid w:val="00247CEA"/>
    <w:rsid w:val="00253D57"/>
    <w:rsid w:val="002542DA"/>
    <w:rsid w:val="00255D66"/>
    <w:rsid w:val="00265669"/>
    <w:rsid w:val="00266BBD"/>
    <w:rsid w:val="002703D1"/>
    <w:rsid w:val="00270E29"/>
    <w:rsid w:val="002710A8"/>
    <w:rsid w:val="00281DD4"/>
    <w:rsid w:val="002829DB"/>
    <w:rsid w:val="002836DC"/>
    <w:rsid w:val="00283E1D"/>
    <w:rsid w:val="00285A69"/>
    <w:rsid w:val="002942F7"/>
    <w:rsid w:val="002A1ED5"/>
    <w:rsid w:val="002C1EA0"/>
    <w:rsid w:val="002C452E"/>
    <w:rsid w:val="002C598C"/>
    <w:rsid w:val="002C77B3"/>
    <w:rsid w:val="002D559E"/>
    <w:rsid w:val="002E2F72"/>
    <w:rsid w:val="002F4540"/>
    <w:rsid w:val="00304CCA"/>
    <w:rsid w:val="0031614B"/>
    <w:rsid w:val="0032229F"/>
    <w:rsid w:val="00322DCF"/>
    <w:rsid w:val="00346793"/>
    <w:rsid w:val="003518AD"/>
    <w:rsid w:val="003527E7"/>
    <w:rsid w:val="00357485"/>
    <w:rsid w:val="00363856"/>
    <w:rsid w:val="00375B6E"/>
    <w:rsid w:val="003769D2"/>
    <w:rsid w:val="003848BA"/>
    <w:rsid w:val="00397287"/>
    <w:rsid w:val="003A0C09"/>
    <w:rsid w:val="003A48D4"/>
    <w:rsid w:val="003A516B"/>
    <w:rsid w:val="003A5C9F"/>
    <w:rsid w:val="003C2804"/>
    <w:rsid w:val="003C3DA5"/>
    <w:rsid w:val="003D16D4"/>
    <w:rsid w:val="003F4CB6"/>
    <w:rsid w:val="004137C7"/>
    <w:rsid w:val="0041394D"/>
    <w:rsid w:val="004203B9"/>
    <w:rsid w:val="004342D4"/>
    <w:rsid w:val="004437C4"/>
    <w:rsid w:val="00444CC9"/>
    <w:rsid w:val="00451753"/>
    <w:rsid w:val="00452382"/>
    <w:rsid w:val="00454FD5"/>
    <w:rsid w:val="00466163"/>
    <w:rsid w:val="004671DD"/>
    <w:rsid w:val="00467B78"/>
    <w:rsid w:val="00483D4E"/>
    <w:rsid w:val="00484A1D"/>
    <w:rsid w:val="00485DE8"/>
    <w:rsid w:val="00485FDA"/>
    <w:rsid w:val="0049199C"/>
    <w:rsid w:val="004A17E6"/>
    <w:rsid w:val="004A7FD8"/>
    <w:rsid w:val="004C307C"/>
    <w:rsid w:val="004E248C"/>
    <w:rsid w:val="005078DB"/>
    <w:rsid w:val="005151D6"/>
    <w:rsid w:val="00515705"/>
    <w:rsid w:val="005177CA"/>
    <w:rsid w:val="00517803"/>
    <w:rsid w:val="00525CED"/>
    <w:rsid w:val="0052602D"/>
    <w:rsid w:val="0053602D"/>
    <w:rsid w:val="005449BD"/>
    <w:rsid w:val="005465E9"/>
    <w:rsid w:val="00551A38"/>
    <w:rsid w:val="00555E5B"/>
    <w:rsid w:val="0055785D"/>
    <w:rsid w:val="0056588F"/>
    <w:rsid w:val="00566377"/>
    <w:rsid w:val="005664B6"/>
    <w:rsid w:val="005735C2"/>
    <w:rsid w:val="00592B75"/>
    <w:rsid w:val="005A3E64"/>
    <w:rsid w:val="005A67A7"/>
    <w:rsid w:val="005A6BCF"/>
    <w:rsid w:val="005B390F"/>
    <w:rsid w:val="005D0C93"/>
    <w:rsid w:val="005D282D"/>
    <w:rsid w:val="005D7919"/>
    <w:rsid w:val="005E07AC"/>
    <w:rsid w:val="005E31FC"/>
    <w:rsid w:val="005E3B72"/>
    <w:rsid w:val="005E3E14"/>
    <w:rsid w:val="005F66C0"/>
    <w:rsid w:val="005F7E62"/>
    <w:rsid w:val="006031F0"/>
    <w:rsid w:val="00611345"/>
    <w:rsid w:val="00631E79"/>
    <w:rsid w:val="00635559"/>
    <w:rsid w:val="00641BA3"/>
    <w:rsid w:val="006437B2"/>
    <w:rsid w:val="00654D9F"/>
    <w:rsid w:val="00657560"/>
    <w:rsid w:val="00657F1F"/>
    <w:rsid w:val="00665B9B"/>
    <w:rsid w:val="00671504"/>
    <w:rsid w:val="006727B2"/>
    <w:rsid w:val="00675D5D"/>
    <w:rsid w:val="0067688F"/>
    <w:rsid w:val="00677E2C"/>
    <w:rsid w:val="00683049"/>
    <w:rsid w:val="006A4102"/>
    <w:rsid w:val="006A53FD"/>
    <w:rsid w:val="006A7687"/>
    <w:rsid w:val="006A79C2"/>
    <w:rsid w:val="006B075E"/>
    <w:rsid w:val="006B51DF"/>
    <w:rsid w:val="006B534F"/>
    <w:rsid w:val="006C5FF8"/>
    <w:rsid w:val="006C6004"/>
    <w:rsid w:val="006D05BA"/>
    <w:rsid w:val="006D17DF"/>
    <w:rsid w:val="006D3A8A"/>
    <w:rsid w:val="006D3CAB"/>
    <w:rsid w:val="006D48F3"/>
    <w:rsid w:val="006E40F2"/>
    <w:rsid w:val="006E53C0"/>
    <w:rsid w:val="006E59D4"/>
    <w:rsid w:val="006F396E"/>
    <w:rsid w:val="006F4936"/>
    <w:rsid w:val="006F72EB"/>
    <w:rsid w:val="00702AF8"/>
    <w:rsid w:val="00712F91"/>
    <w:rsid w:val="0071755E"/>
    <w:rsid w:val="00726EC4"/>
    <w:rsid w:val="00736098"/>
    <w:rsid w:val="00736E5B"/>
    <w:rsid w:val="007432D1"/>
    <w:rsid w:val="00755506"/>
    <w:rsid w:val="00771AA0"/>
    <w:rsid w:val="00774B15"/>
    <w:rsid w:val="00783034"/>
    <w:rsid w:val="007A0344"/>
    <w:rsid w:val="007B14EB"/>
    <w:rsid w:val="007B44C0"/>
    <w:rsid w:val="007C3173"/>
    <w:rsid w:val="007C4864"/>
    <w:rsid w:val="007D0DAC"/>
    <w:rsid w:val="007D1548"/>
    <w:rsid w:val="007E6400"/>
    <w:rsid w:val="007E6CC8"/>
    <w:rsid w:val="007E73C4"/>
    <w:rsid w:val="007F16B1"/>
    <w:rsid w:val="007F6C26"/>
    <w:rsid w:val="00803552"/>
    <w:rsid w:val="008052ED"/>
    <w:rsid w:val="0081768C"/>
    <w:rsid w:val="008234CA"/>
    <w:rsid w:val="00857BB0"/>
    <w:rsid w:val="00860687"/>
    <w:rsid w:val="00862030"/>
    <w:rsid w:val="008800F6"/>
    <w:rsid w:val="00880A73"/>
    <w:rsid w:val="008845B0"/>
    <w:rsid w:val="00892654"/>
    <w:rsid w:val="0089391A"/>
    <w:rsid w:val="00895B2A"/>
    <w:rsid w:val="008973F2"/>
    <w:rsid w:val="008B4790"/>
    <w:rsid w:val="008B5771"/>
    <w:rsid w:val="008B6C7A"/>
    <w:rsid w:val="008B6D73"/>
    <w:rsid w:val="008C3F51"/>
    <w:rsid w:val="008D4415"/>
    <w:rsid w:val="008F18E5"/>
    <w:rsid w:val="008F688E"/>
    <w:rsid w:val="00902C23"/>
    <w:rsid w:val="009033A9"/>
    <w:rsid w:val="00903CDB"/>
    <w:rsid w:val="00905D43"/>
    <w:rsid w:val="00907536"/>
    <w:rsid w:val="00924F1D"/>
    <w:rsid w:val="00934566"/>
    <w:rsid w:val="009401E7"/>
    <w:rsid w:val="00941224"/>
    <w:rsid w:val="00941E9E"/>
    <w:rsid w:val="00945590"/>
    <w:rsid w:val="00964A35"/>
    <w:rsid w:val="0097260A"/>
    <w:rsid w:val="00973AED"/>
    <w:rsid w:val="009777E7"/>
    <w:rsid w:val="00980E9F"/>
    <w:rsid w:val="009810B7"/>
    <w:rsid w:val="009811B3"/>
    <w:rsid w:val="00981389"/>
    <w:rsid w:val="00981D6D"/>
    <w:rsid w:val="009827C5"/>
    <w:rsid w:val="00993CAA"/>
    <w:rsid w:val="00994FE9"/>
    <w:rsid w:val="009A4C31"/>
    <w:rsid w:val="009B5157"/>
    <w:rsid w:val="009B64EF"/>
    <w:rsid w:val="009C0CC4"/>
    <w:rsid w:val="009C76F7"/>
    <w:rsid w:val="009D38DD"/>
    <w:rsid w:val="009D65EA"/>
    <w:rsid w:val="009E469F"/>
    <w:rsid w:val="00A05E4F"/>
    <w:rsid w:val="00A1170B"/>
    <w:rsid w:val="00A21491"/>
    <w:rsid w:val="00A31883"/>
    <w:rsid w:val="00A41540"/>
    <w:rsid w:val="00A554DB"/>
    <w:rsid w:val="00A56565"/>
    <w:rsid w:val="00A81224"/>
    <w:rsid w:val="00A93664"/>
    <w:rsid w:val="00A9406C"/>
    <w:rsid w:val="00AA47C2"/>
    <w:rsid w:val="00AA6538"/>
    <w:rsid w:val="00AA718D"/>
    <w:rsid w:val="00AB2280"/>
    <w:rsid w:val="00AB2B5C"/>
    <w:rsid w:val="00AC0585"/>
    <w:rsid w:val="00AD09BA"/>
    <w:rsid w:val="00AD11BD"/>
    <w:rsid w:val="00AD44D6"/>
    <w:rsid w:val="00AE2530"/>
    <w:rsid w:val="00AF64B8"/>
    <w:rsid w:val="00AF6DC8"/>
    <w:rsid w:val="00B12272"/>
    <w:rsid w:val="00B12D46"/>
    <w:rsid w:val="00B15792"/>
    <w:rsid w:val="00B21DB8"/>
    <w:rsid w:val="00B305A8"/>
    <w:rsid w:val="00B33898"/>
    <w:rsid w:val="00B5166A"/>
    <w:rsid w:val="00B54BC8"/>
    <w:rsid w:val="00B660E9"/>
    <w:rsid w:val="00B774B1"/>
    <w:rsid w:val="00B8040E"/>
    <w:rsid w:val="00B8775A"/>
    <w:rsid w:val="00B87ADF"/>
    <w:rsid w:val="00B90D51"/>
    <w:rsid w:val="00BA505E"/>
    <w:rsid w:val="00BB2115"/>
    <w:rsid w:val="00BB7911"/>
    <w:rsid w:val="00BC56C5"/>
    <w:rsid w:val="00BD049E"/>
    <w:rsid w:val="00BD5A5D"/>
    <w:rsid w:val="00BD65ED"/>
    <w:rsid w:val="00BE0412"/>
    <w:rsid w:val="00BE5998"/>
    <w:rsid w:val="00BF0A43"/>
    <w:rsid w:val="00BF0E11"/>
    <w:rsid w:val="00C066B7"/>
    <w:rsid w:val="00C174CC"/>
    <w:rsid w:val="00C22D30"/>
    <w:rsid w:val="00C250EB"/>
    <w:rsid w:val="00C310DC"/>
    <w:rsid w:val="00C33A58"/>
    <w:rsid w:val="00C3559C"/>
    <w:rsid w:val="00C5065C"/>
    <w:rsid w:val="00C53B0A"/>
    <w:rsid w:val="00C576FB"/>
    <w:rsid w:val="00C77805"/>
    <w:rsid w:val="00C77E4F"/>
    <w:rsid w:val="00C85045"/>
    <w:rsid w:val="00C905AB"/>
    <w:rsid w:val="00C92649"/>
    <w:rsid w:val="00C942A9"/>
    <w:rsid w:val="00C96625"/>
    <w:rsid w:val="00CA0ADB"/>
    <w:rsid w:val="00CA3A20"/>
    <w:rsid w:val="00CB5036"/>
    <w:rsid w:val="00CB5E60"/>
    <w:rsid w:val="00CB6785"/>
    <w:rsid w:val="00CD0A7A"/>
    <w:rsid w:val="00CD221B"/>
    <w:rsid w:val="00CD2851"/>
    <w:rsid w:val="00CD2994"/>
    <w:rsid w:val="00CD29FE"/>
    <w:rsid w:val="00CD567F"/>
    <w:rsid w:val="00CD610C"/>
    <w:rsid w:val="00CF0EAC"/>
    <w:rsid w:val="00CF1894"/>
    <w:rsid w:val="00CF18E7"/>
    <w:rsid w:val="00CF52DD"/>
    <w:rsid w:val="00CF7392"/>
    <w:rsid w:val="00D0727D"/>
    <w:rsid w:val="00D20FF9"/>
    <w:rsid w:val="00D322E1"/>
    <w:rsid w:val="00D33411"/>
    <w:rsid w:val="00D4034B"/>
    <w:rsid w:val="00D5222C"/>
    <w:rsid w:val="00D551E9"/>
    <w:rsid w:val="00D56190"/>
    <w:rsid w:val="00D63129"/>
    <w:rsid w:val="00D63E94"/>
    <w:rsid w:val="00D72F39"/>
    <w:rsid w:val="00D91C48"/>
    <w:rsid w:val="00DA41A9"/>
    <w:rsid w:val="00DB0332"/>
    <w:rsid w:val="00DB4A18"/>
    <w:rsid w:val="00DC1007"/>
    <w:rsid w:val="00DC2821"/>
    <w:rsid w:val="00DC5737"/>
    <w:rsid w:val="00DE234E"/>
    <w:rsid w:val="00DE2551"/>
    <w:rsid w:val="00DE43C9"/>
    <w:rsid w:val="00E00BF9"/>
    <w:rsid w:val="00E15DC6"/>
    <w:rsid w:val="00E2333C"/>
    <w:rsid w:val="00E43296"/>
    <w:rsid w:val="00E441B3"/>
    <w:rsid w:val="00E47263"/>
    <w:rsid w:val="00E665C7"/>
    <w:rsid w:val="00E66ED9"/>
    <w:rsid w:val="00E7286E"/>
    <w:rsid w:val="00E75418"/>
    <w:rsid w:val="00E8383B"/>
    <w:rsid w:val="00E907A4"/>
    <w:rsid w:val="00E938C8"/>
    <w:rsid w:val="00EA3B08"/>
    <w:rsid w:val="00EC0CC4"/>
    <w:rsid w:val="00EC2A17"/>
    <w:rsid w:val="00EC3101"/>
    <w:rsid w:val="00ED2F3B"/>
    <w:rsid w:val="00EE645C"/>
    <w:rsid w:val="00EF0546"/>
    <w:rsid w:val="00EF1EC0"/>
    <w:rsid w:val="00EF5727"/>
    <w:rsid w:val="00EF7E1F"/>
    <w:rsid w:val="00F00686"/>
    <w:rsid w:val="00F03B82"/>
    <w:rsid w:val="00F1423B"/>
    <w:rsid w:val="00F2604B"/>
    <w:rsid w:val="00F301B0"/>
    <w:rsid w:val="00F377BE"/>
    <w:rsid w:val="00F419F2"/>
    <w:rsid w:val="00F42AFF"/>
    <w:rsid w:val="00F51865"/>
    <w:rsid w:val="00F52DB5"/>
    <w:rsid w:val="00F61AAE"/>
    <w:rsid w:val="00F6293B"/>
    <w:rsid w:val="00F638F4"/>
    <w:rsid w:val="00F678AC"/>
    <w:rsid w:val="00F80324"/>
    <w:rsid w:val="00F80834"/>
    <w:rsid w:val="00F87829"/>
    <w:rsid w:val="00F90959"/>
    <w:rsid w:val="00F93CD4"/>
    <w:rsid w:val="00F9438E"/>
    <w:rsid w:val="00F94505"/>
    <w:rsid w:val="00FC0B9B"/>
    <w:rsid w:val="00FC12C0"/>
    <w:rsid w:val="00FD2025"/>
    <w:rsid w:val="00FD3D96"/>
    <w:rsid w:val="00FD46B5"/>
    <w:rsid w:val="00FF2F3E"/>
    <w:rsid w:val="00FF7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C36A1"/>
  <w14:defaultImageDpi w14:val="32767"/>
  <w15:chartTrackingRefBased/>
  <w15:docId w15:val="{EC082BDE-986D-A748-B6A9-D94E8AAD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55E5B"/>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727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7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7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7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7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7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7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7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7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7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7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7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7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7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7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7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7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7B2"/>
    <w:rPr>
      <w:rFonts w:eastAsiaTheme="majorEastAsia" w:cstheme="majorBidi"/>
      <w:color w:val="272727" w:themeColor="text1" w:themeTint="D8"/>
    </w:rPr>
  </w:style>
  <w:style w:type="paragraph" w:styleId="Title">
    <w:name w:val="Title"/>
    <w:basedOn w:val="Normal"/>
    <w:next w:val="Normal"/>
    <w:link w:val="TitleChar"/>
    <w:uiPriority w:val="10"/>
    <w:qFormat/>
    <w:rsid w:val="006727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7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7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7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7B2"/>
    <w:pPr>
      <w:spacing w:before="160"/>
      <w:jc w:val="center"/>
    </w:pPr>
    <w:rPr>
      <w:i/>
      <w:iCs/>
      <w:color w:val="404040" w:themeColor="text1" w:themeTint="BF"/>
    </w:rPr>
  </w:style>
  <w:style w:type="character" w:customStyle="1" w:styleId="QuoteChar">
    <w:name w:val="Quote Char"/>
    <w:basedOn w:val="DefaultParagraphFont"/>
    <w:link w:val="Quote"/>
    <w:uiPriority w:val="29"/>
    <w:rsid w:val="006727B2"/>
    <w:rPr>
      <w:i/>
      <w:iCs/>
      <w:color w:val="404040" w:themeColor="text1" w:themeTint="BF"/>
    </w:rPr>
  </w:style>
  <w:style w:type="paragraph" w:styleId="ListParagraph">
    <w:name w:val="List Paragraph"/>
    <w:basedOn w:val="Normal"/>
    <w:uiPriority w:val="34"/>
    <w:qFormat/>
    <w:rsid w:val="006727B2"/>
    <w:pPr>
      <w:ind w:left="720"/>
      <w:contextualSpacing/>
    </w:pPr>
  </w:style>
  <w:style w:type="character" w:styleId="IntenseEmphasis">
    <w:name w:val="Intense Emphasis"/>
    <w:basedOn w:val="DefaultParagraphFont"/>
    <w:uiPriority w:val="21"/>
    <w:qFormat/>
    <w:rsid w:val="006727B2"/>
    <w:rPr>
      <w:i/>
      <w:iCs/>
      <w:color w:val="0F4761" w:themeColor="accent1" w:themeShade="BF"/>
    </w:rPr>
  </w:style>
  <w:style w:type="paragraph" w:styleId="IntenseQuote">
    <w:name w:val="Intense Quote"/>
    <w:basedOn w:val="Normal"/>
    <w:next w:val="Normal"/>
    <w:link w:val="IntenseQuoteChar"/>
    <w:uiPriority w:val="30"/>
    <w:qFormat/>
    <w:rsid w:val="006727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7B2"/>
    <w:rPr>
      <w:i/>
      <w:iCs/>
      <w:color w:val="0F4761" w:themeColor="accent1" w:themeShade="BF"/>
    </w:rPr>
  </w:style>
  <w:style w:type="character" w:styleId="IntenseReference">
    <w:name w:val="Intense Reference"/>
    <w:basedOn w:val="DefaultParagraphFont"/>
    <w:uiPriority w:val="32"/>
    <w:qFormat/>
    <w:rsid w:val="006727B2"/>
    <w:rPr>
      <w:b/>
      <w:bCs/>
      <w:smallCaps/>
      <w:color w:val="0F4761" w:themeColor="accent1" w:themeShade="BF"/>
      <w:spacing w:val="5"/>
    </w:rPr>
  </w:style>
  <w:style w:type="table" w:styleId="TableGrid">
    <w:name w:val="Table Grid"/>
    <w:basedOn w:val="TableNormal"/>
    <w:uiPriority w:val="39"/>
    <w:rsid w:val="00CA3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5737"/>
    <w:rPr>
      <w:color w:val="467886" w:themeColor="hyperlink"/>
      <w:u w:val="single"/>
    </w:rPr>
  </w:style>
  <w:style w:type="character" w:styleId="UnresolvedMention">
    <w:name w:val="Unresolved Mention"/>
    <w:basedOn w:val="DefaultParagraphFont"/>
    <w:uiPriority w:val="99"/>
    <w:rsid w:val="00DC5737"/>
    <w:rPr>
      <w:color w:val="605E5C"/>
      <w:shd w:val="clear" w:color="auto" w:fill="E1DFDD"/>
    </w:rPr>
  </w:style>
  <w:style w:type="paragraph" w:styleId="Bibliography">
    <w:name w:val="Bibliography"/>
    <w:basedOn w:val="Normal"/>
    <w:next w:val="Normal"/>
    <w:uiPriority w:val="37"/>
    <w:unhideWhenUsed/>
    <w:rsid w:val="000E4458"/>
    <w:pPr>
      <w:tabs>
        <w:tab w:val="left" w:pos="500"/>
      </w:tabs>
      <w:spacing w:after="240"/>
      <w:ind w:left="504" w:hanging="504"/>
    </w:pPr>
  </w:style>
  <w:style w:type="paragraph" w:styleId="Revision">
    <w:name w:val="Revision"/>
    <w:hidden/>
    <w:uiPriority w:val="99"/>
    <w:semiHidden/>
    <w:rsid w:val="00941224"/>
    <w:pPr>
      <w:spacing w:after="0"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F377BE"/>
    <w:rPr>
      <w:sz w:val="16"/>
      <w:szCs w:val="16"/>
    </w:rPr>
  </w:style>
  <w:style w:type="paragraph" w:styleId="CommentText">
    <w:name w:val="annotation text"/>
    <w:basedOn w:val="Normal"/>
    <w:link w:val="CommentTextChar"/>
    <w:uiPriority w:val="99"/>
    <w:semiHidden/>
    <w:unhideWhenUsed/>
    <w:rsid w:val="00F377BE"/>
    <w:rPr>
      <w:sz w:val="20"/>
      <w:szCs w:val="20"/>
    </w:rPr>
  </w:style>
  <w:style w:type="character" w:customStyle="1" w:styleId="CommentTextChar">
    <w:name w:val="Comment Text Char"/>
    <w:basedOn w:val="DefaultParagraphFont"/>
    <w:link w:val="CommentText"/>
    <w:uiPriority w:val="99"/>
    <w:semiHidden/>
    <w:rsid w:val="00F377BE"/>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377BE"/>
    <w:rPr>
      <w:b/>
      <w:bCs/>
    </w:rPr>
  </w:style>
  <w:style w:type="character" w:customStyle="1" w:styleId="CommentSubjectChar">
    <w:name w:val="Comment Subject Char"/>
    <w:basedOn w:val="CommentTextChar"/>
    <w:link w:val="CommentSubject"/>
    <w:uiPriority w:val="99"/>
    <w:semiHidden/>
    <w:rsid w:val="00F377BE"/>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92798">
      <w:bodyDiv w:val="1"/>
      <w:marLeft w:val="0"/>
      <w:marRight w:val="0"/>
      <w:marTop w:val="0"/>
      <w:marBottom w:val="0"/>
      <w:divBdr>
        <w:top w:val="none" w:sz="0" w:space="0" w:color="auto"/>
        <w:left w:val="none" w:sz="0" w:space="0" w:color="auto"/>
        <w:bottom w:val="none" w:sz="0" w:space="0" w:color="auto"/>
        <w:right w:val="none" w:sz="0" w:space="0" w:color="auto"/>
      </w:divBdr>
    </w:div>
    <w:div w:id="94061738">
      <w:bodyDiv w:val="1"/>
      <w:marLeft w:val="0"/>
      <w:marRight w:val="0"/>
      <w:marTop w:val="0"/>
      <w:marBottom w:val="0"/>
      <w:divBdr>
        <w:top w:val="none" w:sz="0" w:space="0" w:color="auto"/>
        <w:left w:val="none" w:sz="0" w:space="0" w:color="auto"/>
        <w:bottom w:val="none" w:sz="0" w:space="0" w:color="auto"/>
        <w:right w:val="none" w:sz="0" w:space="0" w:color="auto"/>
      </w:divBdr>
    </w:div>
    <w:div w:id="116416307">
      <w:bodyDiv w:val="1"/>
      <w:marLeft w:val="0"/>
      <w:marRight w:val="0"/>
      <w:marTop w:val="0"/>
      <w:marBottom w:val="0"/>
      <w:divBdr>
        <w:top w:val="none" w:sz="0" w:space="0" w:color="auto"/>
        <w:left w:val="none" w:sz="0" w:space="0" w:color="auto"/>
        <w:bottom w:val="none" w:sz="0" w:space="0" w:color="auto"/>
        <w:right w:val="none" w:sz="0" w:space="0" w:color="auto"/>
      </w:divBdr>
    </w:div>
    <w:div w:id="128985565">
      <w:bodyDiv w:val="1"/>
      <w:marLeft w:val="0"/>
      <w:marRight w:val="0"/>
      <w:marTop w:val="0"/>
      <w:marBottom w:val="0"/>
      <w:divBdr>
        <w:top w:val="none" w:sz="0" w:space="0" w:color="auto"/>
        <w:left w:val="none" w:sz="0" w:space="0" w:color="auto"/>
        <w:bottom w:val="none" w:sz="0" w:space="0" w:color="auto"/>
        <w:right w:val="none" w:sz="0" w:space="0" w:color="auto"/>
      </w:divBdr>
      <w:divsChild>
        <w:div w:id="380062272">
          <w:marLeft w:val="360"/>
          <w:marRight w:val="0"/>
          <w:marTop w:val="200"/>
          <w:marBottom w:val="0"/>
          <w:divBdr>
            <w:top w:val="none" w:sz="0" w:space="0" w:color="auto"/>
            <w:left w:val="none" w:sz="0" w:space="0" w:color="auto"/>
            <w:bottom w:val="none" w:sz="0" w:space="0" w:color="auto"/>
            <w:right w:val="none" w:sz="0" w:space="0" w:color="auto"/>
          </w:divBdr>
        </w:div>
        <w:div w:id="833254034">
          <w:marLeft w:val="1080"/>
          <w:marRight w:val="0"/>
          <w:marTop w:val="100"/>
          <w:marBottom w:val="0"/>
          <w:divBdr>
            <w:top w:val="none" w:sz="0" w:space="0" w:color="auto"/>
            <w:left w:val="none" w:sz="0" w:space="0" w:color="auto"/>
            <w:bottom w:val="none" w:sz="0" w:space="0" w:color="auto"/>
            <w:right w:val="none" w:sz="0" w:space="0" w:color="auto"/>
          </w:divBdr>
        </w:div>
        <w:div w:id="1792288779">
          <w:marLeft w:val="360"/>
          <w:marRight w:val="0"/>
          <w:marTop w:val="200"/>
          <w:marBottom w:val="0"/>
          <w:divBdr>
            <w:top w:val="none" w:sz="0" w:space="0" w:color="auto"/>
            <w:left w:val="none" w:sz="0" w:space="0" w:color="auto"/>
            <w:bottom w:val="none" w:sz="0" w:space="0" w:color="auto"/>
            <w:right w:val="none" w:sz="0" w:space="0" w:color="auto"/>
          </w:divBdr>
        </w:div>
        <w:div w:id="314261420">
          <w:marLeft w:val="1080"/>
          <w:marRight w:val="0"/>
          <w:marTop w:val="100"/>
          <w:marBottom w:val="0"/>
          <w:divBdr>
            <w:top w:val="none" w:sz="0" w:space="0" w:color="auto"/>
            <w:left w:val="none" w:sz="0" w:space="0" w:color="auto"/>
            <w:bottom w:val="none" w:sz="0" w:space="0" w:color="auto"/>
            <w:right w:val="none" w:sz="0" w:space="0" w:color="auto"/>
          </w:divBdr>
        </w:div>
        <w:div w:id="1379162118">
          <w:marLeft w:val="360"/>
          <w:marRight w:val="0"/>
          <w:marTop w:val="200"/>
          <w:marBottom w:val="0"/>
          <w:divBdr>
            <w:top w:val="none" w:sz="0" w:space="0" w:color="auto"/>
            <w:left w:val="none" w:sz="0" w:space="0" w:color="auto"/>
            <w:bottom w:val="none" w:sz="0" w:space="0" w:color="auto"/>
            <w:right w:val="none" w:sz="0" w:space="0" w:color="auto"/>
          </w:divBdr>
        </w:div>
        <w:div w:id="1991981544">
          <w:marLeft w:val="1080"/>
          <w:marRight w:val="0"/>
          <w:marTop w:val="100"/>
          <w:marBottom w:val="0"/>
          <w:divBdr>
            <w:top w:val="none" w:sz="0" w:space="0" w:color="auto"/>
            <w:left w:val="none" w:sz="0" w:space="0" w:color="auto"/>
            <w:bottom w:val="none" w:sz="0" w:space="0" w:color="auto"/>
            <w:right w:val="none" w:sz="0" w:space="0" w:color="auto"/>
          </w:divBdr>
        </w:div>
        <w:div w:id="475033107">
          <w:marLeft w:val="360"/>
          <w:marRight w:val="0"/>
          <w:marTop w:val="200"/>
          <w:marBottom w:val="0"/>
          <w:divBdr>
            <w:top w:val="none" w:sz="0" w:space="0" w:color="auto"/>
            <w:left w:val="none" w:sz="0" w:space="0" w:color="auto"/>
            <w:bottom w:val="none" w:sz="0" w:space="0" w:color="auto"/>
            <w:right w:val="none" w:sz="0" w:space="0" w:color="auto"/>
          </w:divBdr>
        </w:div>
        <w:div w:id="589852917">
          <w:marLeft w:val="1080"/>
          <w:marRight w:val="0"/>
          <w:marTop w:val="100"/>
          <w:marBottom w:val="0"/>
          <w:divBdr>
            <w:top w:val="none" w:sz="0" w:space="0" w:color="auto"/>
            <w:left w:val="none" w:sz="0" w:space="0" w:color="auto"/>
            <w:bottom w:val="none" w:sz="0" w:space="0" w:color="auto"/>
            <w:right w:val="none" w:sz="0" w:space="0" w:color="auto"/>
          </w:divBdr>
        </w:div>
      </w:divsChild>
    </w:div>
    <w:div w:id="160435125">
      <w:bodyDiv w:val="1"/>
      <w:marLeft w:val="0"/>
      <w:marRight w:val="0"/>
      <w:marTop w:val="0"/>
      <w:marBottom w:val="0"/>
      <w:divBdr>
        <w:top w:val="none" w:sz="0" w:space="0" w:color="auto"/>
        <w:left w:val="none" w:sz="0" w:space="0" w:color="auto"/>
        <w:bottom w:val="none" w:sz="0" w:space="0" w:color="auto"/>
        <w:right w:val="none" w:sz="0" w:space="0" w:color="auto"/>
      </w:divBdr>
    </w:div>
    <w:div w:id="207036979">
      <w:bodyDiv w:val="1"/>
      <w:marLeft w:val="0"/>
      <w:marRight w:val="0"/>
      <w:marTop w:val="0"/>
      <w:marBottom w:val="0"/>
      <w:divBdr>
        <w:top w:val="none" w:sz="0" w:space="0" w:color="auto"/>
        <w:left w:val="none" w:sz="0" w:space="0" w:color="auto"/>
        <w:bottom w:val="none" w:sz="0" w:space="0" w:color="auto"/>
        <w:right w:val="none" w:sz="0" w:space="0" w:color="auto"/>
      </w:divBdr>
    </w:div>
    <w:div w:id="209997822">
      <w:bodyDiv w:val="1"/>
      <w:marLeft w:val="0"/>
      <w:marRight w:val="0"/>
      <w:marTop w:val="0"/>
      <w:marBottom w:val="0"/>
      <w:divBdr>
        <w:top w:val="none" w:sz="0" w:space="0" w:color="auto"/>
        <w:left w:val="none" w:sz="0" w:space="0" w:color="auto"/>
        <w:bottom w:val="none" w:sz="0" w:space="0" w:color="auto"/>
        <w:right w:val="none" w:sz="0" w:space="0" w:color="auto"/>
      </w:divBdr>
    </w:div>
    <w:div w:id="250436806">
      <w:bodyDiv w:val="1"/>
      <w:marLeft w:val="0"/>
      <w:marRight w:val="0"/>
      <w:marTop w:val="0"/>
      <w:marBottom w:val="0"/>
      <w:divBdr>
        <w:top w:val="none" w:sz="0" w:space="0" w:color="auto"/>
        <w:left w:val="none" w:sz="0" w:space="0" w:color="auto"/>
        <w:bottom w:val="none" w:sz="0" w:space="0" w:color="auto"/>
        <w:right w:val="none" w:sz="0" w:space="0" w:color="auto"/>
      </w:divBdr>
      <w:divsChild>
        <w:div w:id="1958178404">
          <w:marLeft w:val="0"/>
          <w:marRight w:val="0"/>
          <w:marTop w:val="0"/>
          <w:marBottom w:val="0"/>
          <w:divBdr>
            <w:top w:val="none" w:sz="0" w:space="0" w:color="auto"/>
            <w:left w:val="none" w:sz="0" w:space="0" w:color="auto"/>
            <w:bottom w:val="none" w:sz="0" w:space="0" w:color="auto"/>
            <w:right w:val="none" w:sz="0" w:space="0" w:color="auto"/>
          </w:divBdr>
          <w:divsChild>
            <w:div w:id="21135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050">
      <w:bodyDiv w:val="1"/>
      <w:marLeft w:val="0"/>
      <w:marRight w:val="0"/>
      <w:marTop w:val="0"/>
      <w:marBottom w:val="0"/>
      <w:divBdr>
        <w:top w:val="none" w:sz="0" w:space="0" w:color="auto"/>
        <w:left w:val="none" w:sz="0" w:space="0" w:color="auto"/>
        <w:bottom w:val="none" w:sz="0" w:space="0" w:color="auto"/>
        <w:right w:val="none" w:sz="0" w:space="0" w:color="auto"/>
      </w:divBdr>
    </w:div>
    <w:div w:id="279530780">
      <w:bodyDiv w:val="1"/>
      <w:marLeft w:val="0"/>
      <w:marRight w:val="0"/>
      <w:marTop w:val="0"/>
      <w:marBottom w:val="0"/>
      <w:divBdr>
        <w:top w:val="none" w:sz="0" w:space="0" w:color="auto"/>
        <w:left w:val="none" w:sz="0" w:space="0" w:color="auto"/>
        <w:bottom w:val="none" w:sz="0" w:space="0" w:color="auto"/>
        <w:right w:val="none" w:sz="0" w:space="0" w:color="auto"/>
      </w:divBdr>
      <w:divsChild>
        <w:div w:id="2072340504">
          <w:marLeft w:val="0"/>
          <w:marRight w:val="0"/>
          <w:marTop w:val="0"/>
          <w:marBottom w:val="0"/>
          <w:divBdr>
            <w:top w:val="none" w:sz="0" w:space="0" w:color="auto"/>
            <w:left w:val="none" w:sz="0" w:space="0" w:color="auto"/>
            <w:bottom w:val="none" w:sz="0" w:space="0" w:color="auto"/>
            <w:right w:val="none" w:sz="0" w:space="0" w:color="auto"/>
          </w:divBdr>
          <w:divsChild>
            <w:div w:id="19616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878">
      <w:bodyDiv w:val="1"/>
      <w:marLeft w:val="0"/>
      <w:marRight w:val="0"/>
      <w:marTop w:val="0"/>
      <w:marBottom w:val="0"/>
      <w:divBdr>
        <w:top w:val="none" w:sz="0" w:space="0" w:color="auto"/>
        <w:left w:val="none" w:sz="0" w:space="0" w:color="auto"/>
        <w:bottom w:val="none" w:sz="0" w:space="0" w:color="auto"/>
        <w:right w:val="none" w:sz="0" w:space="0" w:color="auto"/>
      </w:divBdr>
      <w:divsChild>
        <w:div w:id="700860381">
          <w:marLeft w:val="0"/>
          <w:marRight w:val="0"/>
          <w:marTop w:val="0"/>
          <w:marBottom w:val="0"/>
          <w:divBdr>
            <w:top w:val="none" w:sz="0" w:space="0" w:color="auto"/>
            <w:left w:val="none" w:sz="0" w:space="0" w:color="auto"/>
            <w:bottom w:val="none" w:sz="0" w:space="0" w:color="auto"/>
            <w:right w:val="none" w:sz="0" w:space="0" w:color="auto"/>
          </w:divBdr>
          <w:divsChild>
            <w:div w:id="5792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0272">
      <w:bodyDiv w:val="1"/>
      <w:marLeft w:val="0"/>
      <w:marRight w:val="0"/>
      <w:marTop w:val="0"/>
      <w:marBottom w:val="0"/>
      <w:divBdr>
        <w:top w:val="none" w:sz="0" w:space="0" w:color="auto"/>
        <w:left w:val="none" w:sz="0" w:space="0" w:color="auto"/>
        <w:bottom w:val="none" w:sz="0" w:space="0" w:color="auto"/>
        <w:right w:val="none" w:sz="0" w:space="0" w:color="auto"/>
      </w:divBdr>
    </w:div>
    <w:div w:id="351692637">
      <w:bodyDiv w:val="1"/>
      <w:marLeft w:val="0"/>
      <w:marRight w:val="0"/>
      <w:marTop w:val="0"/>
      <w:marBottom w:val="0"/>
      <w:divBdr>
        <w:top w:val="none" w:sz="0" w:space="0" w:color="auto"/>
        <w:left w:val="none" w:sz="0" w:space="0" w:color="auto"/>
        <w:bottom w:val="none" w:sz="0" w:space="0" w:color="auto"/>
        <w:right w:val="none" w:sz="0" w:space="0" w:color="auto"/>
      </w:divBdr>
    </w:div>
    <w:div w:id="449015827">
      <w:bodyDiv w:val="1"/>
      <w:marLeft w:val="0"/>
      <w:marRight w:val="0"/>
      <w:marTop w:val="0"/>
      <w:marBottom w:val="0"/>
      <w:divBdr>
        <w:top w:val="none" w:sz="0" w:space="0" w:color="auto"/>
        <w:left w:val="none" w:sz="0" w:space="0" w:color="auto"/>
        <w:bottom w:val="none" w:sz="0" w:space="0" w:color="auto"/>
        <w:right w:val="none" w:sz="0" w:space="0" w:color="auto"/>
      </w:divBdr>
      <w:divsChild>
        <w:div w:id="1164055968">
          <w:marLeft w:val="0"/>
          <w:marRight w:val="0"/>
          <w:marTop w:val="0"/>
          <w:marBottom w:val="0"/>
          <w:divBdr>
            <w:top w:val="none" w:sz="0" w:space="0" w:color="auto"/>
            <w:left w:val="none" w:sz="0" w:space="0" w:color="auto"/>
            <w:bottom w:val="none" w:sz="0" w:space="0" w:color="auto"/>
            <w:right w:val="none" w:sz="0" w:space="0" w:color="auto"/>
          </w:divBdr>
          <w:divsChild>
            <w:div w:id="1940792815">
              <w:marLeft w:val="0"/>
              <w:marRight w:val="0"/>
              <w:marTop w:val="0"/>
              <w:marBottom w:val="0"/>
              <w:divBdr>
                <w:top w:val="none" w:sz="0" w:space="0" w:color="auto"/>
                <w:left w:val="none" w:sz="0" w:space="0" w:color="auto"/>
                <w:bottom w:val="none" w:sz="0" w:space="0" w:color="auto"/>
                <w:right w:val="none" w:sz="0" w:space="0" w:color="auto"/>
              </w:divBdr>
            </w:div>
            <w:div w:id="1501851924">
              <w:marLeft w:val="0"/>
              <w:marRight w:val="0"/>
              <w:marTop w:val="0"/>
              <w:marBottom w:val="0"/>
              <w:divBdr>
                <w:top w:val="none" w:sz="0" w:space="0" w:color="auto"/>
                <w:left w:val="none" w:sz="0" w:space="0" w:color="auto"/>
                <w:bottom w:val="none" w:sz="0" w:space="0" w:color="auto"/>
                <w:right w:val="none" w:sz="0" w:space="0" w:color="auto"/>
              </w:divBdr>
            </w:div>
            <w:div w:id="595939167">
              <w:marLeft w:val="0"/>
              <w:marRight w:val="0"/>
              <w:marTop w:val="0"/>
              <w:marBottom w:val="0"/>
              <w:divBdr>
                <w:top w:val="none" w:sz="0" w:space="0" w:color="auto"/>
                <w:left w:val="none" w:sz="0" w:space="0" w:color="auto"/>
                <w:bottom w:val="none" w:sz="0" w:space="0" w:color="auto"/>
                <w:right w:val="none" w:sz="0" w:space="0" w:color="auto"/>
              </w:divBdr>
            </w:div>
            <w:div w:id="84300976">
              <w:marLeft w:val="0"/>
              <w:marRight w:val="0"/>
              <w:marTop w:val="0"/>
              <w:marBottom w:val="0"/>
              <w:divBdr>
                <w:top w:val="none" w:sz="0" w:space="0" w:color="auto"/>
                <w:left w:val="none" w:sz="0" w:space="0" w:color="auto"/>
                <w:bottom w:val="none" w:sz="0" w:space="0" w:color="auto"/>
                <w:right w:val="none" w:sz="0" w:space="0" w:color="auto"/>
              </w:divBdr>
            </w:div>
            <w:div w:id="200946311">
              <w:marLeft w:val="0"/>
              <w:marRight w:val="0"/>
              <w:marTop w:val="0"/>
              <w:marBottom w:val="0"/>
              <w:divBdr>
                <w:top w:val="none" w:sz="0" w:space="0" w:color="auto"/>
                <w:left w:val="none" w:sz="0" w:space="0" w:color="auto"/>
                <w:bottom w:val="none" w:sz="0" w:space="0" w:color="auto"/>
                <w:right w:val="none" w:sz="0" w:space="0" w:color="auto"/>
              </w:divBdr>
            </w:div>
            <w:div w:id="187716276">
              <w:marLeft w:val="0"/>
              <w:marRight w:val="0"/>
              <w:marTop w:val="0"/>
              <w:marBottom w:val="0"/>
              <w:divBdr>
                <w:top w:val="none" w:sz="0" w:space="0" w:color="auto"/>
                <w:left w:val="none" w:sz="0" w:space="0" w:color="auto"/>
                <w:bottom w:val="none" w:sz="0" w:space="0" w:color="auto"/>
                <w:right w:val="none" w:sz="0" w:space="0" w:color="auto"/>
              </w:divBdr>
            </w:div>
            <w:div w:id="18010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4029">
      <w:bodyDiv w:val="1"/>
      <w:marLeft w:val="0"/>
      <w:marRight w:val="0"/>
      <w:marTop w:val="0"/>
      <w:marBottom w:val="0"/>
      <w:divBdr>
        <w:top w:val="none" w:sz="0" w:space="0" w:color="auto"/>
        <w:left w:val="none" w:sz="0" w:space="0" w:color="auto"/>
        <w:bottom w:val="none" w:sz="0" w:space="0" w:color="auto"/>
        <w:right w:val="none" w:sz="0" w:space="0" w:color="auto"/>
      </w:divBdr>
    </w:div>
    <w:div w:id="520896777">
      <w:bodyDiv w:val="1"/>
      <w:marLeft w:val="0"/>
      <w:marRight w:val="0"/>
      <w:marTop w:val="0"/>
      <w:marBottom w:val="0"/>
      <w:divBdr>
        <w:top w:val="none" w:sz="0" w:space="0" w:color="auto"/>
        <w:left w:val="none" w:sz="0" w:space="0" w:color="auto"/>
        <w:bottom w:val="none" w:sz="0" w:space="0" w:color="auto"/>
        <w:right w:val="none" w:sz="0" w:space="0" w:color="auto"/>
      </w:divBdr>
      <w:divsChild>
        <w:div w:id="58749660">
          <w:marLeft w:val="0"/>
          <w:marRight w:val="0"/>
          <w:marTop w:val="0"/>
          <w:marBottom w:val="0"/>
          <w:divBdr>
            <w:top w:val="none" w:sz="0" w:space="0" w:color="auto"/>
            <w:left w:val="none" w:sz="0" w:space="0" w:color="auto"/>
            <w:bottom w:val="none" w:sz="0" w:space="0" w:color="auto"/>
            <w:right w:val="none" w:sz="0" w:space="0" w:color="auto"/>
          </w:divBdr>
          <w:divsChild>
            <w:div w:id="1969820224">
              <w:marLeft w:val="0"/>
              <w:marRight w:val="0"/>
              <w:marTop w:val="0"/>
              <w:marBottom w:val="0"/>
              <w:divBdr>
                <w:top w:val="none" w:sz="0" w:space="0" w:color="auto"/>
                <w:left w:val="none" w:sz="0" w:space="0" w:color="auto"/>
                <w:bottom w:val="none" w:sz="0" w:space="0" w:color="auto"/>
                <w:right w:val="none" w:sz="0" w:space="0" w:color="auto"/>
              </w:divBdr>
            </w:div>
            <w:div w:id="559051637">
              <w:marLeft w:val="0"/>
              <w:marRight w:val="0"/>
              <w:marTop w:val="0"/>
              <w:marBottom w:val="0"/>
              <w:divBdr>
                <w:top w:val="none" w:sz="0" w:space="0" w:color="auto"/>
                <w:left w:val="none" w:sz="0" w:space="0" w:color="auto"/>
                <w:bottom w:val="none" w:sz="0" w:space="0" w:color="auto"/>
                <w:right w:val="none" w:sz="0" w:space="0" w:color="auto"/>
              </w:divBdr>
            </w:div>
            <w:div w:id="135681428">
              <w:marLeft w:val="0"/>
              <w:marRight w:val="0"/>
              <w:marTop w:val="0"/>
              <w:marBottom w:val="0"/>
              <w:divBdr>
                <w:top w:val="none" w:sz="0" w:space="0" w:color="auto"/>
                <w:left w:val="none" w:sz="0" w:space="0" w:color="auto"/>
                <w:bottom w:val="none" w:sz="0" w:space="0" w:color="auto"/>
                <w:right w:val="none" w:sz="0" w:space="0" w:color="auto"/>
              </w:divBdr>
            </w:div>
            <w:div w:id="7302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853">
      <w:bodyDiv w:val="1"/>
      <w:marLeft w:val="0"/>
      <w:marRight w:val="0"/>
      <w:marTop w:val="0"/>
      <w:marBottom w:val="0"/>
      <w:divBdr>
        <w:top w:val="none" w:sz="0" w:space="0" w:color="auto"/>
        <w:left w:val="none" w:sz="0" w:space="0" w:color="auto"/>
        <w:bottom w:val="none" w:sz="0" w:space="0" w:color="auto"/>
        <w:right w:val="none" w:sz="0" w:space="0" w:color="auto"/>
      </w:divBdr>
    </w:div>
    <w:div w:id="601449787">
      <w:bodyDiv w:val="1"/>
      <w:marLeft w:val="0"/>
      <w:marRight w:val="0"/>
      <w:marTop w:val="0"/>
      <w:marBottom w:val="0"/>
      <w:divBdr>
        <w:top w:val="none" w:sz="0" w:space="0" w:color="auto"/>
        <w:left w:val="none" w:sz="0" w:space="0" w:color="auto"/>
        <w:bottom w:val="none" w:sz="0" w:space="0" w:color="auto"/>
        <w:right w:val="none" w:sz="0" w:space="0" w:color="auto"/>
      </w:divBdr>
    </w:div>
    <w:div w:id="623850523">
      <w:bodyDiv w:val="1"/>
      <w:marLeft w:val="0"/>
      <w:marRight w:val="0"/>
      <w:marTop w:val="0"/>
      <w:marBottom w:val="0"/>
      <w:divBdr>
        <w:top w:val="none" w:sz="0" w:space="0" w:color="auto"/>
        <w:left w:val="none" w:sz="0" w:space="0" w:color="auto"/>
        <w:bottom w:val="none" w:sz="0" w:space="0" w:color="auto"/>
        <w:right w:val="none" w:sz="0" w:space="0" w:color="auto"/>
      </w:divBdr>
      <w:divsChild>
        <w:div w:id="1239947190">
          <w:marLeft w:val="0"/>
          <w:marRight w:val="0"/>
          <w:marTop w:val="0"/>
          <w:marBottom w:val="0"/>
          <w:divBdr>
            <w:top w:val="none" w:sz="0" w:space="0" w:color="auto"/>
            <w:left w:val="none" w:sz="0" w:space="0" w:color="auto"/>
            <w:bottom w:val="none" w:sz="0" w:space="0" w:color="auto"/>
            <w:right w:val="none" w:sz="0" w:space="0" w:color="auto"/>
          </w:divBdr>
          <w:divsChild>
            <w:div w:id="7751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221">
      <w:bodyDiv w:val="1"/>
      <w:marLeft w:val="0"/>
      <w:marRight w:val="0"/>
      <w:marTop w:val="0"/>
      <w:marBottom w:val="0"/>
      <w:divBdr>
        <w:top w:val="none" w:sz="0" w:space="0" w:color="auto"/>
        <w:left w:val="none" w:sz="0" w:space="0" w:color="auto"/>
        <w:bottom w:val="none" w:sz="0" w:space="0" w:color="auto"/>
        <w:right w:val="none" w:sz="0" w:space="0" w:color="auto"/>
      </w:divBdr>
    </w:div>
    <w:div w:id="632096558">
      <w:bodyDiv w:val="1"/>
      <w:marLeft w:val="0"/>
      <w:marRight w:val="0"/>
      <w:marTop w:val="0"/>
      <w:marBottom w:val="0"/>
      <w:divBdr>
        <w:top w:val="none" w:sz="0" w:space="0" w:color="auto"/>
        <w:left w:val="none" w:sz="0" w:space="0" w:color="auto"/>
        <w:bottom w:val="none" w:sz="0" w:space="0" w:color="auto"/>
        <w:right w:val="none" w:sz="0" w:space="0" w:color="auto"/>
      </w:divBdr>
    </w:div>
    <w:div w:id="647711433">
      <w:bodyDiv w:val="1"/>
      <w:marLeft w:val="0"/>
      <w:marRight w:val="0"/>
      <w:marTop w:val="0"/>
      <w:marBottom w:val="0"/>
      <w:divBdr>
        <w:top w:val="none" w:sz="0" w:space="0" w:color="auto"/>
        <w:left w:val="none" w:sz="0" w:space="0" w:color="auto"/>
        <w:bottom w:val="none" w:sz="0" w:space="0" w:color="auto"/>
        <w:right w:val="none" w:sz="0" w:space="0" w:color="auto"/>
      </w:divBdr>
    </w:div>
    <w:div w:id="652225531">
      <w:bodyDiv w:val="1"/>
      <w:marLeft w:val="0"/>
      <w:marRight w:val="0"/>
      <w:marTop w:val="0"/>
      <w:marBottom w:val="0"/>
      <w:divBdr>
        <w:top w:val="none" w:sz="0" w:space="0" w:color="auto"/>
        <w:left w:val="none" w:sz="0" w:space="0" w:color="auto"/>
        <w:bottom w:val="none" w:sz="0" w:space="0" w:color="auto"/>
        <w:right w:val="none" w:sz="0" w:space="0" w:color="auto"/>
      </w:divBdr>
    </w:div>
    <w:div w:id="706830940">
      <w:bodyDiv w:val="1"/>
      <w:marLeft w:val="0"/>
      <w:marRight w:val="0"/>
      <w:marTop w:val="0"/>
      <w:marBottom w:val="0"/>
      <w:divBdr>
        <w:top w:val="none" w:sz="0" w:space="0" w:color="auto"/>
        <w:left w:val="none" w:sz="0" w:space="0" w:color="auto"/>
        <w:bottom w:val="none" w:sz="0" w:space="0" w:color="auto"/>
        <w:right w:val="none" w:sz="0" w:space="0" w:color="auto"/>
      </w:divBdr>
      <w:divsChild>
        <w:div w:id="876893978">
          <w:marLeft w:val="0"/>
          <w:marRight w:val="0"/>
          <w:marTop w:val="0"/>
          <w:marBottom w:val="0"/>
          <w:divBdr>
            <w:top w:val="none" w:sz="0" w:space="0" w:color="auto"/>
            <w:left w:val="none" w:sz="0" w:space="0" w:color="auto"/>
            <w:bottom w:val="none" w:sz="0" w:space="0" w:color="auto"/>
            <w:right w:val="none" w:sz="0" w:space="0" w:color="auto"/>
          </w:divBdr>
          <w:divsChild>
            <w:div w:id="16873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9594">
      <w:bodyDiv w:val="1"/>
      <w:marLeft w:val="0"/>
      <w:marRight w:val="0"/>
      <w:marTop w:val="0"/>
      <w:marBottom w:val="0"/>
      <w:divBdr>
        <w:top w:val="none" w:sz="0" w:space="0" w:color="auto"/>
        <w:left w:val="none" w:sz="0" w:space="0" w:color="auto"/>
        <w:bottom w:val="none" w:sz="0" w:space="0" w:color="auto"/>
        <w:right w:val="none" w:sz="0" w:space="0" w:color="auto"/>
      </w:divBdr>
    </w:div>
    <w:div w:id="932395724">
      <w:bodyDiv w:val="1"/>
      <w:marLeft w:val="0"/>
      <w:marRight w:val="0"/>
      <w:marTop w:val="0"/>
      <w:marBottom w:val="0"/>
      <w:divBdr>
        <w:top w:val="none" w:sz="0" w:space="0" w:color="auto"/>
        <w:left w:val="none" w:sz="0" w:space="0" w:color="auto"/>
        <w:bottom w:val="none" w:sz="0" w:space="0" w:color="auto"/>
        <w:right w:val="none" w:sz="0" w:space="0" w:color="auto"/>
      </w:divBdr>
    </w:div>
    <w:div w:id="957568458">
      <w:bodyDiv w:val="1"/>
      <w:marLeft w:val="0"/>
      <w:marRight w:val="0"/>
      <w:marTop w:val="0"/>
      <w:marBottom w:val="0"/>
      <w:divBdr>
        <w:top w:val="none" w:sz="0" w:space="0" w:color="auto"/>
        <w:left w:val="none" w:sz="0" w:space="0" w:color="auto"/>
        <w:bottom w:val="none" w:sz="0" w:space="0" w:color="auto"/>
        <w:right w:val="none" w:sz="0" w:space="0" w:color="auto"/>
      </w:divBdr>
    </w:div>
    <w:div w:id="1021273879">
      <w:bodyDiv w:val="1"/>
      <w:marLeft w:val="0"/>
      <w:marRight w:val="0"/>
      <w:marTop w:val="0"/>
      <w:marBottom w:val="0"/>
      <w:divBdr>
        <w:top w:val="none" w:sz="0" w:space="0" w:color="auto"/>
        <w:left w:val="none" w:sz="0" w:space="0" w:color="auto"/>
        <w:bottom w:val="none" w:sz="0" w:space="0" w:color="auto"/>
        <w:right w:val="none" w:sz="0" w:space="0" w:color="auto"/>
      </w:divBdr>
    </w:div>
    <w:div w:id="1056777266">
      <w:bodyDiv w:val="1"/>
      <w:marLeft w:val="0"/>
      <w:marRight w:val="0"/>
      <w:marTop w:val="0"/>
      <w:marBottom w:val="0"/>
      <w:divBdr>
        <w:top w:val="none" w:sz="0" w:space="0" w:color="auto"/>
        <w:left w:val="none" w:sz="0" w:space="0" w:color="auto"/>
        <w:bottom w:val="none" w:sz="0" w:space="0" w:color="auto"/>
        <w:right w:val="none" w:sz="0" w:space="0" w:color="auto"/>
      </w:divBdr>
    </w:div>
    <w:div w:id="1146438647">
      <w:bodyDiv w:val="1"/>
      <w:marLeft w:val="0"/>
      <w:marRight w:val="0"/>
      <w:marTop w:val="0"/>
      <w:marBottom w:val="0"/>
      <w:divBdr>
        <w:top w:val="none" w:sz="0" w:space="0" w:color="auto"/>
        <w:left w:val="none" w:sz="0" w:space="0" w:color="auto"/>
        <w:bottom w:val="none" w:sz="0" w:space="0" w:color="auto"/>
        <w:right w:val="none" w:sz="0" w:space="0" w:color="auto"/>
      </w:divBdr>
    </w:div>
    <w:div w:id="1151141896">
      <w:bodyDiv w:val="1"/>
      <w:marLeft w:val="0"/>
      <w:marRight w:val="0"/>
      <w:marTop w:val="0"/>
      <w:marBottom w:val="0"/>
      <w:divBdr>
        <w:top w:val="none" w:sz="0" w:space="0" w:color="auto"/>
        <w:left w:val="none" w:sz="0" w:space="0" w:color="auto"/>
        <w:bottom w:val="none" w:sz="0" w:space="0" w:color="auto"/>
        <w:right w:val="none" w:sz="0" w:space="0" w:color="auto"/>
      </w:divBdr>
    </w:div>
    <w:div w:id="1209534605">
      <w:bodyDiv w:val="1"/>
      <w:marLeft w:val="0"/>
      <w:marRight w:val="0"/>
      <w:marTop w:val="0"/>
      <w:marBottom w:val="0"/>
      <w:divBdr>
        <w:top w:val="none" w:sz="0" w:space="0" w:color="auto"/>
        <w:left w:val="none" w:sz="0" w:space="0" w:color="auto"/>
        <w:bottom w:val="none" w:sz="0" w:space="0" w:color="auto"/>
        <w:right w:val="none" w:sz="0" w:space="0" w:color="auto"/>
      </w:divBdr>
      <w:divsChild>
        <w:div w:id="1161311598">
          <w:marLeft w:val="0"/>
          <w:marRight w:val="0"/>
          <w:marTop w:val="0"/>
          <w:marBottom w:val="0"/>
          <w:divBdr>
            <w:top w:val="none" w:sz="0" w:space="0" w:color="auto"/>
            <w:left w:val="none" w:sz="0" w:space="0" w:color="auto"/>
            <w:bottom w:val="none" w:sz="0" w:space="0" w:color="auto"/>
            <w:right w:val="none" w:sz="0" w:space="0" w:color="auto"/>
          </w:divBdr>
          <w:divsChild>
            <w:div w:id="2102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77674">
      <w:bodyDiv w:val="1"/>
      <w:marLeft w:val="0"/>
      <w:marRight w:val="0"/>
      <w:marTop w:val="0"/>
      <w:marBottom w:val="0"/>
      <w:divBdr>
        <w:top w:val="none" w:sz="0" w:space="0" w:color="auto"/>
        <w:left w:val="none" w:sz="0" w:space="0" w:color="auto"/>
        <w:bottom w:val="none" w:sz="0" w:space="0" w:color="auto"/>
        <w:right w:val="none" w:sz="0" w:space="0" w:color="auto"/>
      </w:divBdr>
      <w:divsChild>
        <w:div w:id="1173033970">
          <w:marLeft w:val="0"/>
          <w:marRight w:val="0"/>
          <w:marTop w:val="0"/>
          <w:marBottom w:val="0"/>
          <w:divBdr>
            <w:top w:val="none" w:sz="0" w:space="0" w:color="auto"/>
            <w:left w:val="none" w:sz="0" w:space="0" w:color="auto"/>
            <w:bottom w:val="none" w:sz="0" w:space="0" w:color="auto"/>
            <w:right w:val="none" w:sz="0" w:space="0" w:color="auto"/>
          </w:divBdr>
          <w:divsChild>
            <w:div w:id="1438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408">
      <w:bodyDiv w:val="1"/>
      <w:marLeft w:val="0"/>
      <w:marRight w:val="0"/>
      <w:marTop w:val="0"/>
      <w:marBottom w:val="0"/>
      <w:divBdr>
        <w:top w:val="none" w:sz="0" w:space="0" w:color="auto"/>
        <w:left w:val="none" w:sz="0" w:space="0" w:color="auto"/>
        <w:bottom w:val="none" w:sz="0" w:space="0" w:color="auto"/>
        <w:right w:val="none" w:sz="0" w:space="0" w:color="auto"/>
      </w:divBdr>
    </w:div>
    <w:div w:id="1459374781">
      <w:bodyDiv w:val="1"/>
      <w:marLeft w:val="0"/>
      <w:marRight w:val="0"/>
      <w:marTop w:val="0"/>
      <w:marBottom w:val="0"/>
      <w:divBdr>
        <w:top w:val="none" w:sz="0" w:space="0" w:color="auto"/>
        <w:left w:val="none" w:sz="0" w:space="0" w:color="auto"/>
        <w:bottom w:val="none" w:sz="0" w:space="0" w:color="auto"/>
        <w:right w:val="none" w:sz="0" w:space="0" w:color="auto"/>
      </w:divBdr>
    </w:div>
    <w:div w:id="1483112265">
      <w:bodyDiv w:val="1"/>
      <w:marLeft w:val="0"/>
      <w:marRight w:val="0"/>
      <w:marTop w:val="0"/>
      <w:marBottom w:val="0"/>
      <w:divBdr>
        <w:top w:val="none" w:sz="0" w:space="0" w:color="auto"/>
        <w:left w:val="none" w:sz="0" w:space="0" w:color="auto"/>
        <w:bottom w:val="none" w:sz="0" w:space="0" w:color="auto"/>
        <w:right w:val="none" w:sz="0" w:space="0" w:color="auto"/>
      </w:divBdr>
      <w:divsChild>
        <w:div w:id="96945496">
          <w:marLeft w:val="0"/>
          <w:marRight w:val="0"/>
          <w:marTop w:val="0"/>
          <w:marBottom w:val="0"/>
          <w:divBdr>
            <w:top w:val="none" w:sz="0" w:space="0" w:color="auto"/>
            <w:left w:val="none" w:sz="0" w:space="0" w:color="auto"/>
            <w:bottom w:val="none" w:sz="0" w:space="0" w:color="auto"/>
            <w:right w:val="none" w:sz="0" w:space="0" w:color="auto"/>
          </w:divBdr>
          <w:divsChild>
            <w:div w:id="7017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3414">
      <w:bodyDiv w:val="1"/>
      <w:marLeft w:val="0"/>
      <w:marRight w:val="0"/>
      <w:marTop w:val="0"/>
      <w:marBottom w:val="0"/>
      <w:divBdr>
        <w:top w:val="none" w:sz="0" w:space="0" w:color="auto"/>
        <w:left w:val="none" w:sz="0" w:space="0" w:color="auto"/>
        <w:bottom w:val="none" w:sz="0" w:space="0" w:color="auto"/>
        <w:right w:val="none" w:sz="0" w:space="0" w:color="auto"/>
      </w:divBdr>
      <w:divsChild>
        <w:div w:id="551692733">
          <w:marLeft w:val="0"/>
          <w:marRight w:val="0"/>
          <w:marTop w:val="0"/>
          <w:marBottom w:val="0"/>
          <w:divBdr>
            <w:top w:val="none" w:sz="0" w:space="0" w:color="auto"/>
            <w:left w:val="none" w:sz="0" w:space="0" w:color="auto"/>
            <w:bottom w:val="none" w:sz="0" w:space="0" w:color="auto"/>
            <w:right w:val="none" w:sz="0" w:space="0" w:color="auto"/>
          </w:divBdr>
          <w:divsChild>
            <w:div w:id="637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5626">
      <w:bodyDiv w:val="1"/>
      <w:marLeft w:val="0"/>
      <w:marRight w:val="0"/>
      <w:marTop w:val="0"/>
      <w:marBottom w:val="0"/>
      <w:divBdr>
        <w:top w:val="none" w:sz="0" w:space="0" w:color="auto"/>
        <w:left w:val="none" w:sz="0" w:space="0" w:color="auto"/>
        <w:bottom w:val="none" w:sz="0" w:space="0" w:color="auto"/>
        <w:right w:val="none" w:sz="0" w:space="0" w:color="auto"/>
      </w:divBdr>
    </w:div>
    <w:div w:id="1554846142">
      <w:bodyDiv w:val="1"/>
      <w:marLeft w:val="0"/>
      <w:marRight w:val="0"/>
      <w:marTop w:val="0"/>
      <w:marBottom w:val="0"/>
      <w:divBdr>
        <w:top w:val="none" w:sz="0" w:space="0" w:color="auto"/>
        <w:left w:val="none" w:sz="0" w:space="0" w:color="auto"/>
        <w:bottom w:val="none" w:sz="0" w:space="0" w:color="auto"/>
        <w:right w:val="none" w:sz="0" w:space="0" w:color="auto"/>
      </w:divBdr>
    </w:div>
    <w:div w:id="1589146008">
      <w:bodyDiv w:val="1"/>
      <w:marLeft w:val="0"/>
      <w:marRight w:val="0"/>
      <w:marTop w:val="0"/>
      <w:marBottom w:val="0"/>
      <w:divBdr>
        <w:top w:val="none" w:sz="0" w:space="0" w:color="auto"/>
        <w:left w:val="none" w:sz="0" w:space="0" w:color="auto"/>
        <w:bottom w:val="none" w:sz="0" w:space="0" w:color="auto"/>
        <w:right w:val="none" w:sz="0" w:space="0" w:color="auto"/>
      </w:divBdr>
      <w:divsChild>
        <w:div w:id="284965821">
          <w:marLeft w:val="0"/>
          <w:marRight w:val="0"/>
          <w:marTop w:val="0"/>
          <w:marBottom w:val="0"/>
          <w:divBdr>
            <w:top w:val="none" w:sz="0" w:space="0" w:color="auto"/>
            <w:left w:val="none" w:sz="0" w:space="0" w:color="auto"/>
            <w:bottom w:val="none" w:sz="0" w:space="0" w:color="auto"/>
            <w:right w:val="none" w:sz="0" w:space="0" w:color="auto"/>
          </w:divBdr>
          <w:divsChild>
            <w:div w:id="9423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6437">
      <w:bodyDiv w:val="1"/>
      <w:marLeft w:val="0"/>
      <w:marRight w:val="0"/>
      <w:marTop w:val="0"/>
      <w:marBottom w:val="0"/>
      <w:divBdr>
        <w:top w:val="none" w:sz="0" w:space="0" w:color="auto"/>
        <w:left w:val="none" w:sz="0" w:space="0" w:color="auto"/>
        <w:bottom w:val="none" w:sz="0" w:space="0" w:color="auto"/>
        <w:right w:val="none" w:sz="0" w:space="0" w:color="auto"/>
      </w:divBdr>
    </w:div>
    <w:div w:id="1626276513">
      <w:bodyDiv w:val="1"/>
      <w:marLeft w:val="0"/>
      <w:marRight w:val="0"/>
      <w:marTop w:val="0"/>
      <w:marBottom w:val="0"/>
      <w:divBdr>
        <w:top w:val="none" w:sz="0" w:space="0" w:color="auto"/>
        <w:left w:val="none" w:sz="0" w:space="0" w:color="auto"/>
        <w:bottom w:val="none" w:sz="0" w:space="0" w:color="auto"/>
        <w:right w:val="none" w:sz="0" w:space="0" w:color="auto"/>
      </w:divBdr>
      <w:divsChild>
        <w:div w:id="1672678206">
          <w:marLeft w:val="0"/>
          <w:marRight w:val="0"/>
          <w:marTop w:val="0"/>
          <w:marBottom w:val="0"/>
          <w:divBdr>
            <w:top w:val="none" w:sz="0" w:space="0" w:color="auto"/>
            <w:left w:val="none" w:sz="0" w:space="0" w:color="auto"/>
            <w:bottom w:val="none" w:sz="0" w:space="0" w:color="auto"/>
            <w:right w:val="none" w:sz="0" w:space="0" w:color="auto"/>
          </w:divBdr>
          <w:divsChild>
            <w:div w:id="11056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199">
      <w:bodyDiv w:val="1"/>
      <w:marLeft w:val="0"/>
      <w:marRight w:val="0"/>
      <w:marTop w:val="0"/>
      <w:marBottom w:val="0"/>
      <w:divBdr>
        <w:top w:val="none" w:sz="0" w:space="0" w:color="auto"/>
        <w:left w:val="none" w:sz="0" w:space="0" w:color="auto"/>
        <w:bottom w:val="none" w:sz="0" w:space="0" w:color="auto"/>
        <w:right w:val="none" w:sz="0" w:space="0" w:color="auto"/>
      </w:divBdr>
      <w:divsChild>
        <w:div w:id="1195734060">
          <w:marLeft w:val="0"/>
          <w:marRight w:val="0"/>
          <w:marTop w:val="0"/>
          <w:marBottom w:val="0"/>
          <w:divBdr>
            <w:top w:val="none" w:sz="0" w:space="0" w:color="auto"/>
            <w:left w:val="none" w:sz="0" w:space="0" w:color="auto"/>
            <w:bottom w:val="none" w:sz="0" w:space="0" w:color="auto"/>
            <w:right w:val="none" w:sz="0" w:space="0" w:color="auto"/>
          </w:divBdr>
          <w:divsChild>
            <w:div w:id="677268158">
              <w:marLeft w:val="0"/>
              <w:marRight w:val="0"/>
              <w:marTop w:val="0"/>
              <w:marBottom w:val="0"/>
              <w:divBdr>
                <w:top w:val="none" w:sz="0" w:space="0" w:color="auto"/>
                <w:left w:val="none" w:sz="0" w:space="0" w:color="auto"/>
                <w:bottom w:val="none" w:sz="0" w:space="0" w:color="auto"/>
                <w:right w:val="none" w:sz="0" w:space="0" w:color="auto"/>
              </w:divBdr>
            </w:div>
            <w:div w:id="1784111849">
              <w:marLeft w:val="0"/>
              <w:marRight w:val="0"/>
              <w:marTop w:val="0"/>
              <w:marBottom w:val="0"/>
              <w:divBdr>
                <w:top w:val="none" w:sz="0" w:space="0" w:color="auto"/>
                <w:left w:val="none" w:sz="0" w:space="0" w:color="auto"/>
                <w:bottom w:val="none" w:sz="0" w:space="0" w:color="auto"/>
                <w:right w:val="none" w:sz="0" w:space="0" w:color="auto"/>
              </w:divBdr>
            </w:div>
            <w:div w:id="397829914">
              <w:marLeft w:val="0"/>
              <w:marRight w:val="0"/>
              <w:marTop w:val="0"/>
              <w:marBottom w:val="0"/>
              <w:divBdr>
                <w:top w:val="none" w:sz="0" w:space="0" w:color="auto"/>
                <w:left w:val="none" w:sz="0" w:space="0" w:color="auto"/>
                <w:bottom w:val="none" w:sz="0" w:space="0" w:color="auto"/>
                <w:right w:val="none" w:sz="0" w:space="0" w:color="auto"/>
              </w:divBdr>
            </w:div>
            <w:div w:id="2038702724">
              <w:marLeft w:val="0"/>
              <w:marRight w:val="0"/>
              <w:marTop w:val="0"/>
              <w:marBottom w:val="0"/>
              <w:divBdr>
                <w:top w:val="none" w:sz="0" w:space="0" w:color="auto"/>
                <w:left w:val="none" w:sz="0" w:space="0" w:color="auto"/>
                <w:bottom w:val="none" w:sz="0" w:space="0" w:color="auto"/>
                <w:right w:val="none" w:sz="0" w:space="0" w:color="auto"/>
              </w:divBdr>
            </w:div>
            <w:div w:id="11285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7909">
      <w:bodyDiv w:val="1"/>
      <w:marLeft w:val="0"/>
      <w:marRight w:val="0"/>
      <w:marTop w:val="0"/>
      <w:marBottom w:val="0"/>
      <w:divBdr>
        <w:top w:val="none" w:sz="0" w:space="0" w:color="auto"/>
        <w:left w:val="none" w:sz="0" w:space="0" w:color="auto"/>
        <w:bottom w:val="none" w:sz="0" w:space="0" w:color="auto"/>
        <w:right w:val="none" w:sz="0" w:space="0" w:color="auto"/>
      </w:divBdr>
      <w:divsChild>
        <w:div w:id="410657670">
          <w:marLeft w:val="0"/>
          <w:marRight w:val="0"/>
          <w:marTop w:val="0"/>
          <w:marBottom w:val="0"/>
          <w:divBdr>
            <w:top w:val="none" w:sz="0" w:space="0" w:color="auto"/>
            <w:left w:val="none" w:sz="0" w:space="0" w:color="auto"/>
            <w:bottom w:val="none" w:sz="0" w:space="0" w:color="auto"/>
            <w:right w:val="none" w:sz="0" w:space="0" w:color="auto"/>
          </w:divBdr>
          <w:divsChild>
            <w:div w:id="12817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8591">
      <w:bodyDiv w:val="1"/>
      <w:marLeft w:val="0"/>
      <w:marRight w:val="0"/>
      <w:marTop w:val="0"/>
      <w:marBottom w:val="0"/>
      <w:divBdr>
        <w:top w:val="none" w:sz="0" w:space="0" w:color="auto"/>
        <w:left w:val="none" w:sz="0" w:space="0" w:color="auto"/>
        <w:bottom w:val="none" w:sz="0" w:space="0" w:color="auto"/>
        <w:right w:val="none" w:sz="0" w:space="0" w:color="auto"/>
      </w:divBdr>
    </w:div>
    <w:div w:id="1717777055">
      <w:bodyDiv w:val="1"/>
      <w:marLeft w:val="0"/>
      <w:marRight w:val="0"/>
      <w:marTop w:val="0"/>
      <w:marBottom w:val="0"/>
      <w:divBdr>
        <w:top w:val="none" w:sz="0" w:space="0" w:color="auto"/>
        <w:left w:val="none" w:sz="0" w:space="0" w:color="auto"/>
        <w:bottom w:val="none" w:sz="0" w:space="0" w:color="auto"/>
        <w:right w:val="none" w:sz="0" w:space="0" w:color="auto"/>
      </w:divBdr>
    </w:div>
    <w:div w:id="1798183126">
      <w:bodyDiv w:val="1"/>
      <w:marLeft w:val="0"/>
      <w:marRight w:val="0"/>
      <w:marTop w:val="0"/>
      <w:marBottom w:val="0"/>
      <w:divBdr>
        <w:top w:val="none" w:sz="0" w:space="0" w:color="auto"/>
        <w:left w:val="none" w:sz="0" w:space="0" w:color="auto"/>
        <w:bottom w:val="none" w:sz="0" w:space="0" w:color="auto"/>
        <w:right w:val="none" w:sz="0" w:space="0" w:color="auto"/>
      </w:divBdr>
    </w:div>
    <w:div w:id="1815682801">
      <w:bodyDiv w:val="1"/>
      <w:marLeft w:val="0"/>
      <w:marRight w:val="0"/>
      <w:marTop w:val="0"/>
      <w:marBottom w:val="0"/>
      <w:divBdr>
        <w:top w:val="none" w:sz="0" w:space="0" w:color="auto"/>
        <w:left w:val="none" w:sz="0" w:space="0" w:color="auto"/>
        <w:bottom w:val="none" w:sz="0" w:space="0" w:color="auto"/>
        <w:right w:val="none" w:sz="0" w:space="0" w:color="auto"/>
      </w:divBdr>
      <w:divsChild>
        <w:div w:id="1855269377">
          <w:marLeft w:val="0"/>
          <w:marRight w:val="0"/>
          <w:marTop w:val="0"/>
          <w:marBottom w:val="0"/>
          <w:divBdr>
            <w:top w:val="none" w:sz="0" w:space="0" w:color="auto"/>
            <w:left w:val="none" w:sz="0" w:space="0" w:color="auto"/>
            <w:bottom w:val="none" w:sz="0" w:space="0" w:color="auto"/>
            <w:right w:val="none" w:sz="0" w:space="0" w:color="auto"/>
          </w:divBdr>
          <w:divsChild>
            <w:div w:id="662122720">
              <w:marLeft w:val="0"/>
              <w:marRight w:val="0"/>
              <w:marTop w:val="0"/>
              <w:marBottom w:val="0"/>
              <w:divBdr>
                <w:top w:val="none" w:sz="0" w:space="0" w:color="auto"/>
                <w:left w:val="none" w:sz="0" w:space="0" w:color="auto"/>
                <w:bottom w:val="none" w:sz="0" w:space="0" w:color="auto"/>
                <w:right w:val="none" w:sz="0" w:space="0" w:color="auto"/>
              </w:divBdr>
            </w:div>
            <w:div w:id="714936591">
              <w:marLeft w:val="0"/>
              <w:marRight w:val="0"/>
              <w:marTop w:val="0"/>
              <w:marBottom w:val="0"/>
              <w:divBdr>
                <w:top w:val="none" w:sz="0" w:space="0" w:color="auto"/>
                <w:left w:val="none" w:sz="0" w:space="0" w:color="auto"/>
                <w:bottom w:val="none" w:sz="0" w:space="0" w:color="auto"/>
                <w:right w:val="none" w:sz="0" w:space="0" w:color="auto"/>
              </w:divBdr>
            </w:div>
            <w:div w:id="61146371">
              <w:marLeft w:val="0"/>
              <w:marRight w:val="0"/>
              <w:marTop w:val="0"/>
              <w:marBottom w:val="0"/>
              <w:divBdr>
                <w:top w:val="none" w:sz="0" w:space="0" w:color="auto"/>
                <w:left w:val="none" w:sz="0" w:space="0" w:color="auto"/>
                <w:bottom w:val="none" w:sz="0" w:space="0" w:color="auto"/>
                <w:right w:val="none" w:sz="0" w:space="0" w:color="auto"/>
              </w:divBdr>
            </w:div>
            <w:div w:id="1544436985">
              <w:marLeft w:val="0"/>
              <w:marRight w:val="0"/>
              <w:marTop w:val="0"/>
              <w:marBottom w:val="0"/>
              <w:divBdr>
                <w:top w:val="none" w:sz="0" w:space="0" w:color="auto"/>
                <w:left w:val="none" w:sz="0" w:space="0" w:color="auto"/>
                <w:bottom w:val="none" w:sz="0" w:space="0" w:color="auto"/>
                <w:right w:val="none" w:sz="0" w:space="0" w:color="auto"/>
              </w:divBdr>
            </w:div>
            <w:div w:id="5945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2236">
      <w:bodyDiv w:val="1"/>
      <w:marLeft w:val="0"/>
      <w:marRight w:val="0"/>
      <w:marTop w:val="0"/>
      <w:marBottom w:val="0"/>
      <w:divBdr>
        <w:top w:val="none" w:sz="0" w:space="0" w:color="auto"/>
        <w:left w:val="none" w:sz="0" w:space="0" w:color="auto"/>
        <w:bottom w:val="none" w:sz="0" w:space="0" w:color="auto"/>
        <w:right w:val="none" w:sz="0" w:space="0" w:color="auto"/>
      </w:divBdr>
    </w:div>
    <w:div w:id="2001426112">
      <w:bodyDiv w:val="1"/>
      <w:marLeft w:val="0"/>
      <w:marRight w:val="0"/>
      <w:marTop w:val="0"/>
      <w:marBottom w:val="0"/>
      <w:divBdr>
        <w:top w:val="none" w:sz="0" w:space="0" w:color="auto"/>
        <w:left w:val="none" w:sz="0" w:space="0" w:color="auto"/>
        <w:bottom w:val="none" w:sz="0" w:space="0" w:color="auto"/>
        <w:right w:val="none" w:sz="0" w:space="0" w:color="auto"/>
      </w:divBdr>
    </w:div>
    <w:div w:id="20225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ature.com/articles/nature08798" TargetMode="External"/><Relationship Id="rId1" Type="http://schemas.openxmlformats.org/officeDocument/2006/relationships/hyperlink" Target="https://doi.org/10.1038/s41576-020-0269-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hyperlink" Target="https://www-science-org.ezproxy1.library.arizona.edu/content/page/science-information-authors" TargetMode="Externa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16</Pages>
  <Words>24114</Words>
  <Characters>137456</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161248</CharactersWithSpaces>
  <SharedDoc>false</SharedDoc>
  <HLinks>
    <vt:vector size="24" baseType="variant">
      <vt:variant>
        <vt:i4>4653086</vt:i4>
      </vt:variant>
      <vt:variant>
        <vt:i4>0</vt:i4>
      </vt:variant>
      <vt:variant>
        <vt:i4>0</vt:i4>
      </vt:variant>
      <vt:variant>
        <vt:i4>5</vt:i4>
      </vt:variant>
      <vt:variant>
        <vt:lpwstr>https://www-science-org.ezproxy1.library.arizona.edu/content/page/science-information-authors</vt:lpwstr>
      </vt:variant>
      <vt:variant>
        <vt:lpwstr/>
      </vt:variant>
      <vt:variant>
        <vt:i4>3473530</vt:i4>
      </vt:variant>
      <vt:variant>
        <vt:i4>6</vt:i4>
      </vt:variant>
      <vt:variant>
        <vt:i4>0</vt:i4>
      </vt:variant>
      <vt:variant>
        <vt:i4>5</vt:i4>
      </vt:variant>
      <vt:variant>
        <vt:lpwstr>https://www.science.org/doi/abs/10.1126/science.1070315</vt:lpwstr>
      </vt:variant>
      <vt:variant>
        <vt:lpwstr/>
      </vt:variant>
      <vt:variant>
        <vt:i4>8060973</vt:i4>
      </vt:variant>
      <vt:variant>
        <vt:i4>3</vt:i4>
      </vt:variant>
      <vt:variant>
        <vt:i4>0</vt:i4>
      </vt:variant>
      <vt:variant>
        <vt:i4>5</vt:i4>
      </vt:variant>
      <vt:variant>
        <vt:lpwstr>https://www.nature.com/articles/nature08798</vt:lpwstr>
      </vt:variant>
      <vt:variant>
        <vt:lpwstr/>
      </vt:variant>
      <vt:variant>
        <vt:i4>786462</vt:i4>
      </vt:variant>
      <vt:variant>
        <vt:i4>0</vt:i4>
      </vt:variant>
      <vt:variant>
        <vt:i4>0</vt:i4>
      </vt:variant>
      <vt:variant>
        <vt:i4>5</vt:i4>
      </vt:variant>
      <vt:variant>
        <vt:lpwstr>https://doi.org/10.1038/s41576-020-0269-1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9</cp:revision>
  <dcterms:created xsi:type="dcterms:W3CDTF">2025-06-16T20:43:00Z</dcterms:created>
  <dcterms:modified xsi:type="dcterms:W3CDTF">2025-06-24T19:51:00Z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id="escRqyQk"/&gt;&lt;style id="http://www.zotero.org/styles/science" hasBibliography="1" bibliographyStyleHasBeenSet="1"/&gt;&lt;prefs&gt;&lt;pref name="fieldType" value="Field"/&gt;&lt;/prefs&gt;&lt;/data&gt;</vt:lpwstr>
  </property>
</Properties>
</file>